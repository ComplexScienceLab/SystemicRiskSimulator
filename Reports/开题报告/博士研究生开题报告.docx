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15EB09" w14:textId="7E04F0F5" w:rsidR="000E5822" w:rsidRDefault="000E5822" w:rsidP="00DB2B3C">
      <w:pPr>
        <w:pStyle w:val="Heading1"/>
        <w:ind w:firstLine="883"/>
      </w:pPr>
      <w:r>
        <w:rPr>
          <w:rFonts w:hint="eastAsia"/>
        </w:rPr>
        <w:t>博士毕业论文开题报告：</w:t>
      </w:r>
    </w:p>
    <w:p w14:paraId="111D5762" w14:textId="03171F83" w:rsidR="00CE7CD7" w:rsidRPr="00485A86" w:rsidRDefault="00807C23" w:rsidP="00DB2B3C">
      <w:pPr>
        <w:pStyle w:val="Heading1"/>
        <w:ind w:firstLine="883"/>
      </w:pPr>
      <w:r>
        <w:rPr>
          <w:rFonts w:hint="eastAsia"/>
        </w:rPr>
        <w:t>当前我国</w:t>
      </w:r>
      <w:r w:rsidR="008208DB" w:rsidRPr="008208DB">
        <w:t>银行业系统性</w:t>
      </w:r>
      <w:r>
        <w:rPr>
          <w:rFonts w:hint="eastAsia"/>
        </w:rPr>
        <w:t>金融</w:t>
      </w:r>
      <w:r w:rsidR="008208DB" w:rsidRPr="008208DB">
        <w:t>风险</w:t>
      </w:r>
      <w:r w:rsidR="008208DB">
        <w:rPr>
          <w:rFonts w:hint="eastAsia"/>
        </w:rPr>
        <w:t>形成</w:t>
      </w:r>
      <w:r>
        <w:rPr>
          <w:rFonts w:hint="eastAsia"/>
        </w:rPr>
        <w:t>机制及其</w:t>
      </w:r>
      <w:r w:rsidR="008208DB">
        <w:rPr>
          <w:rFonts w:hint="eastAsia"/>
        </w:rPr>
        <w:t>防范</w:t>
      </w:r>
      <w:r>
        <w:rPr>
          <w:rFonts w:hint="eastAsia"/>
        </w:rPr>
        <w:t>与</w:t>
      </w:r>
      <w:r w:rsidR="008208DB">
        <w:rPr>
          <w:rFonts w:hint="eastAsia"/>
        </w:rPr>
        <w:t>化解</w:t>
      </w:r>
      <w:r w:rsidR="008208DB" w:rsidRPr="008208DB">
        <w:t>研究</w:t>
      </w:r>
    </w:p>
    <w:p w14:paraId="7B7F1FD4" w14:textId="61F863E6" w:rsidR="007608BD" w:rsidRPr="00C63D43" w:rsidRDefault="007608BD" w:rsidP="00DB2B3C">
      <w:pPr>
        <w:pStyle w:val="Heading2"/>
        <w:ind w:firstLine="640"/>
        <w:rPr>
          <w:color w:val="0070C0"/>
        </w:rPr>
      </w:pPr>
      <w:r w:rsidRPr="00C63D43">
        <w:rPr>
          <w:rFonts w:hint="eastAsia"/>
          <w:color w:val="0070C0"/>
        </w:rPr>
        <w:t>选题的根据：</w:t>
      </w:r>
    </w:p>
    <w:p w14:paraId="56F4FE07" w14:textId="27E4A282" w:rsidR="007608BD" w:rsidRPr="00C63D43" w:rsidRDefault="007608BD" w:rsidP="00DB2B3C">
      <w:pPr>
        <w:pStyle w:val="Heading3"/>
        <w:numPr>
          <w:ilvl w:val="0"/>
          <w:numId w:val="10"/>
        </w:numPr>
        <w:ind w:firstLineChars="0"/>
        <w:rPr>
          <w:color w:val="0070C0"/>
        </w:rPr>
      </w:pPr>
      <w:r w:rsidRPr="00C63D43">
        <w:rPr>
          <w:rFonts w:hint="eastAsia"/>
          <w:color w:val="0070C0"/>
        </w:rPr>
        <w:t>说明本选题的理论、实际意义</w:t>
      </w:r>
    </w:p>
    <w:p w14:paraId="4B077ED1" w14:textId="77777777" w:rsidR="00C63D43" w:rsidRPr="005B6FB5" w:rsidRDefault="00C63D43" w:rsidP="005C2060">
      <w:pPr>
        <w:ind w:firstLine="480"/>
      </w:pPr>
      <w:bookmarkStart w:id="0" w:name="OLE_LINK13"/>
      <w:bookmarkStart w:id="1" w:name="OLE_LINK16"/>
    </w:p>
    <w:p w14:paraId="71FEB1A4" w14:textId="3029B4BD" w:rsidR="00C63D43" w:rsidRDefault="00C63D43" w:rsidP="00C63D43">
      <w:pPr>
        <w:pStyle w:val="Heading4"/>
        <w:ind w:firstLine="560"/>
      </w:pPr>
      <w:r>
        <w:rPr>
          <w:rFonts w:hint="eastAsia"/>
        </w:rPr>
        <w:t>国际背景</w:t>
      </w:r>
    </w:p>
    <w:bookmarkEnd w:id="0"/>
    <w:bookmarkEnd w:id="1"/>
    <w:p w14:paraId="5B9FBD20" w14:textId="05C2B63E" w:rsidR="001078BA" w:rsidRPr="005B6FB5" w:rsidRDefault="00583C61" w:rsidP="004E0553">
      <w:pPr>
        <w:ind w:firstLine="480"/>
      </w:pPr>
      <w:r w:rsidRPr="005B6FB5">
        <w:rPr>
          <w:rFonts w:hint="eastAsia"/>
        </w:rPr>
        <w:t>从国际背景看，</w:t>
      </w:r>
      <w:r w:rsidR="00315A28" w:rsidRPr="005B6FB5">
        <w:rPr>
          <w:rFonts w:hint="eastAsia"/>
          <w:highlight w:val="yellow"/>
        </w:rPr>
        <w:t>当前全球经济正出现逆全球化趋势</w:t>
      </w:r>
      <w:r w:rsidR="00315A28" w:rsidRPr="005B6FB5">
        <w:rPr>
          <w:rFonts w:hint="eastAsia"/>
        </w:rPr>
        <w:t>。</w:t>
      </w:r>
      <w:r w:rsidR="000E7358">
        <w:rPr>
          <w:rFonts w:hint="eastAsia"/>
        </w:rPr>
        <w:t>截止</w:t>
      </w:r>
      <w:r w:rsidR="00372131" w:rsidRPr="005B6FB5">
        <w:rPr>
          <w:rFonts w:hint="eastAsia"/>
        </w:rPr>
        <w:t>2</w:t>
      </w:r>
      <w:r w:rsidR="00372131" w:rsidRPr="005B6FB5">
        <w:t>019</w:t>
      </w:r>
      <w:r w:rsidR="00372131" w:rsidRPr="005B6FB5">
        <w:rPr>
          <w:rFonts w:hint="eastAsia"/>
        </w:rPr>
        <w:t>年，美国和中国</w:t>
      </w:r>
      <w:r w:rsidR="00E21680" w:rsidRPr="005B6FB5">
        <w:rPr>
          <w:rFonts w:hint="eastAsia"/>
        </w:rPr>
        <w:t>分别</w:t>
      </w:r>
      <w:r w:rsidR="00372131" w:rsidRPr="005B6FB5">
        <w:rPr>
          <w:rFonts w:hint="eastAsia"/>
        </w:rPr>
        <w:t>作为全球最大</w:t>
      </w:r>
      <w:r w:rsidR="00E21680" w:rsidRPr="005B6FB5">
        <w:rPr>
          <w:rFonts w:hint="eastAsia"/>
        </w:rPr>
        <w:t>和第二大</w:t>
      </w:r>
      <w:r w:rsidR="00372131" w:rsidRPr="005B6FB5">
        <w:rPr>
          <w:rFonts w:hint="eastAsia"/>
        </w:rPr>
        <w:t>的贸易国</w:t>
      </w:r>
      <w:r w:rsidR="00E21680" w:rsidRPr="005B6FB5">
        <w:rPr>
          <w:rFonts w:hint="eastAsia"/>
        </w:rPr>
        <w:t>。中美之间在贸易领域的任何波动，都可能影响世界经济的发展。</w:t>
      </w:r>
      <w:r w:rsidR="00596AFE">
        <w:rPr>
          <w:rFonts w:hint="eastAsia"/>
        </w:rPr>
        <w:t>中国近几十年的崛起，美国为首的西方阵营的一些国家对中国产生了许多恐惧，</w:t>
      </w:r>
      <w:r w:rsidR="00832850">
        <w:rPr>
          <w:rFonts w:hint="eastAsia"/>
        </w:rPr>
        <w:t>因此在贸易、金融、科技</w:t>
      </w:r>
      <w:r w:rsidR="005A158C">
        <w:rPr>
          <w:rFonts w:hint="eastAsia"/>
        </w:rPr>
        <w:t>、外交军事</w:t>
      </w:r>
      <w:r w:rsidR="00832850">
        <w:rPr>
          <w:rFonts w:hint="eastAsia"/>
        </w:rPr>
        <w:t>等方面</w:t>
      </w:r>
      <w:r w:rsidR="005A158C">
        <w:rPr>
          <w:rFonts w:hint="eastAsia"/>
        </w:rPr>
        <w:t>打压和威胁</w:t>
      </w:r>
      <w:r w:rsidR="00832850">
        <w:rPr>
          <w:rFonts w:hint="eastAsia"/>
        </w:rPr>
        <w:t>中国。</w:t>
      </w:r>
      <w:r w:rsidR="00E21680" w:rsidRPr="005B6FB5">
        <w:rPr>
          <w:rFonts w:hint="eastAsia"/>
        </w:rPr>
        <w:t>2</w:t>
      </w:r>
      <w:r w:rsidR="00E21680" w:rsidRPr="005B6FB5">
        <w:t>017</w:t>
      </w:r>
      <w:r w:rsidR="00E21680" w:rsidRPr="005B6FB5">
        <w:rPr>
          <w:rFonts w:hint="eastAsia"/>
        </w:rPr>
        <w:t>年开始</w:t>
      </w:r>
      <w:r w:rsidR="000E7358">
        <w:rPr>
          <w:rFonts w:hint="eastAsia"/>
        </w:rPr>
        <w:t>至今</w:t>
      </w:r>
      <w:r w:rsidR="00E21680" w:rsidRPr="005B6FB5">
        <w:rPr>
          <w:rFonts w:hint="eastAsia"/>
        </w:rPr>
        <w:t>的</w:t>
      </w:r>
      <w:r w:rsidR="008F2CA0" w:rsidRPr="005B6FB5">
        <w:rPr>
          <w:rFonts w:hint="eastAsia"/>
        </w:rPr>
        <w:t>中美贸易摩擦</w:t>
      </w:r>
      <w:r w:rsidR="00372131" w:rsidRPr="005B6FB5">
        <w:rPr>
          <w:rFonts w:hint="eastAsia"/>
        </w:rPr>
        <w:t>，不仅影响全球经济增长，也</w:t>
      </w:r>
      <w:r w:rsidRPr="005B6FB5">
        <w:rPr>
          <w:rFonts w:hint="eastAsia"/>
        </w:rPr>
        <w:t>对</w:t>
      </w:r>
      <w:r w:rsidR="00372131" w:rsidRPr="005B6FB5">
        <w:rPr>
          <w:rFonts w:hint="eastAsia"/>
        </w:rPr>
        <w:t>全球</w:t>
      </w:r>
      <w:r w:rsidRPr="005B6FB5">
        <w:rPr>
          <w:rFonts w:hint="eastAsia"/>
        </w:rPr>
        <w:t>金融业造成不可小觑的影响</w:t>
      </w:r>
      <w:r w:rsidR="00D05A17" w:rsidRPr="005B6FB5">
        <w:rPr>
          <w:rFonts w:hint="eastAsia"/>
        </w:rPr>
        <w:t>。2</w:t>
      </w:r>
      <w:r w:rsidR="00D05A17" w:rsidRPr="005B6FB5">
        <w:t>017年中国对美货物贸易顺差占中国货物贸易顺差的65.3%</w:t>
      </w:r>
      <w:r w:rsidR="00250087">
        <w:rPr>
          <w:rFonts w:hint="eastAsia"/>
        </w:rPr>
        <w:t>，位列第一</w:t>
      </w:r>
      <w:r w:rsidR="00D05A17" w:rsidRPr="005B6FB5">
        <w:rPr>
          <w:rFonts w:hint="eastAsia"/>
        </w:rPr>
        <w:t>，而以此同时美国对中国的货物贸易逆差</w:t>
      </w:r>
      <w:r w:rsidR="00250087">
        <w:rPr>
          <w:rFonts w:hint="eastAsia"/>
        </w:rPr>
        <w:t>也</w:t>
      </w:r>
      <w:r w:rsidR="00D05A17" w:rsidRPr="005B6FB5">
        <w:rPr>
          <w:rFonts w:hint="eastAsia"/>
        </w:rPr>
        <w:t>位列第一。为了扭转贸易逆差局面，美国</w:t>
      </w:r>
      <w:r w:rsidRPr="005B6FB5">
        <w:rPr>
          <w:rFonts w:hint="eastAsia"/>
        </w:rPr>
        <w:t>开始用各种手段对华贸易摩擦。</w:t>
      </w:r>
      <w:r w:rsidR="00121C11" w:rsidRPr="005B6FB5">
        <w:rPr>
          <w:rFonts w:hint="eastAsia"/>
        </w:rPr>
        <w:t>相关事件包括</w:t>
      </w:r>
      <w:r w:rsidRPr="005B6FB5">
        <w:rPr>
          <w:rFonts w:hint="eastAsia"/>
        </w:rPr>
        <w:t>2</w:t>
      </w:r>
      <w:r w:rsidRPr="005B6FB5">
        <w:t>017</w:t>
      </w:r>
      <w:r w:rsidRPr="005B6FB5">
        <w:rPr>
          <w:rFonts w:hint="eastAsia"/>
        </w:rPr>
        <w:t>年以来对</w:t>
      </w:r>
      <w:r w:rsidR="00D05A17" w:rsidRPr="005B6FB5">
        <w:t>中国开展301调查</w:t>
      </w:r>
      <w:r w:rsidRPr="005B6FB5">
        <w:rPr>
          <w:rFonts w:hint="eastAsia"/>
        </w:rPr>
        <w:t>、2</w:t>
      </w:r>
      <w:r w:rsidRPr="005B6FB5">
        <w:t>018</w:t>
      </w:r>
      <w:r w:rsidRPr="005B6FB5">
        <w:rPr>
          <w:rFonts w:hint="eastAsia"/>
        </w:rPr>
        <w:t>年美国</w:t>
      </w:r>
      <w:r w:rsidRPr="005B6FB5">
        <w:t>对340亿美元的中国商品加征25</w:t>
      </w:r>
      <w:r w:rsidR="00AE6F1E" w:rsidRPr="005B6FB5">
        <w:t>%</w:t>
      </w:r>
      <w:r w:rsidRPr="005B6FB5">
        <w:t>进口关税</w:t>
      </w:r>
      <w:r w:rsidRPr="005B6FB5">
        <w:rPr>
          <w:rFonts w:hint="eastAsia"/>
        </w:rPr>
        <w:t>、</w:t>
      </w:r>
      <w:r w:rsidR="002B492F" w:rsidRPr="005B6FB5">
        <w:t>2019年</w:t>
      </w:r>
      <w:r w:rsidR="002B492F" w:rsidRPr="005B6FB5">
        <w:rPr>
          <w:rFonts w:hint="eastAsia"/>
        </w:rPr>
        <w:t>美方宣布</w:t>
      </w:r>
      <w:r w:rsidR="002B492F" w:rsidRPr="005B6FB5">
        <w:t>美国企业不得使用对国家安全构成风险的企业所生产的电信设备</w:t>
      </w:r>
      <w:r w:rsidR="002B492F" w:rsidRPr="005B6FB5">
        <w:rPr>
          <w:rFonts w:hint="eastAsia"/>
        </w:rPr>
        <w:t>，将</w:t>
      </w:r>
      <w:r w:rsidR="002B492F" w:rsidRPr="005B6FB5">
        <w:t>华为公司列入出口管制“实体名单”</w:t>
      </w:r>
      <w:r w:rsidR="002B492F" w:rsidRPr="005B6FB5">
        <w:rPr>
          <w:rFonts w:hint="eastAsia"/>
        </w:rPr>
        <w:t>。</w:t>
      </w:r>
      <w:r w:rsidR="009B5419" w:rsidRPr="005B6FB5">
        <w:rPr>
          <w:rFonts w:hint="eastAsia"/>
        </w:rPr>
        <w:t>中美贸易摩擦使得</w:t>
      </w:r>
      <w:r w:rsidR="007D6AE7" w:rsidRPr="005B6FB5">
        <w:rPr>
          <w:rFonts w:hint="eastAsia"/>
        </w:rPr>
        <w:t>金融市场，包括</w:t>
      </w:r>
      <w:r w:rsidR="009B5419" w:rsidRPr="005B6FB5">
        <w:rPr>
          <w:rFonts w:hint="eastAsia"/>
        </w:rPr>
        <w:t>股票市场、债券市场、外汇市场</w:t>
      </w:r>
      <w:r w:rsidR="007D6AE7" w:rsidRPr="005B6FB5">
        <w:rPr>
          <w:rFonts w:hint="eastAsia"/>
        </w:rPr>
        <w:t>均产生了不同的溢出效应。</w:t>
      </w:r>
      <w:r w:rsidR="00D66FC5" w:rsidRPr="005B6FB5">
        <w:rPr>
          <w:rFonts w:hint="eastAsia"/>
        </w:rPr>
        <w:t>一方面通过影响市场基本面因素导致金融市场波动，另一方面通过影响投资情绪导致金融市场波动。</w:t>
      </w:r>
    </w:p>
    <w:p w14:paraId="04EE6662" w14:textId="3047BD0F" w:rsidR="005513C6" w:rsidRDefault="0023471D" w:rsidP="00793068">
      <w:pPr>
        <w:ind w:firstLine="480"/>
      </w:pPr>
      <w:r w:rsidRPr="005B6FB5">
        <w:rPr>
          <w:rFonts w:hint="eastAsia"/>
        </w:rPr>
        <w:t>此外，</w:t>
      </w:r>
      <w:r w:rsidR="001078BA" w:rsidRPr="005B6FB5">
        <w:rPr>
          <w:rFonts w:hint="eastAsia"/>
        </w:rPr>
        <w:t>公共危机事件加剧了金融危机的产生。</w:t>
      </w:r>
      <w:r w:rsidR="00D66FC5" w:rsidRPr="005B6FB5">
        <w:rPr>
          <w:rFonts w:hint="eastAsia"/>
        </w:rPr>
        <w:t>2</w:t>
      </w:r>
      <w:r w:rsidR="00D66FC5" w:rsidRPr="005B6FB5">
        <w:t>020</w:t>
      </w:r>
      <w:r w:rsidR="00D66FC5" w:rsidRPr="005B6FB5">
        <w:rPr>
          <w:rFonts w:hint="eastAsia"/>
        </w:rPr>
        <w:t>年初的</w:t>
      </w:r>
      <w:r w:rsidR="005F1001" w:rsidRPr="005B6FB5">
        <w:rPr>
          <w:rFonts w:hint="eastAsia"/>
          <w:highlight w:val="yellow"/>
        </w:rPr>
        <w:t>新型冠状病毒肺炎</w:t>
      </w:r>
      <w:r w:rsidR="005F1001" w:rsidRPr="005B6FB5">
        <w:rPr>
          <w:rFonts w:hint="eastAsia"/>
        </w:rPr>
        <w:t>这类突发公共卫生事件</w:t>
      </w:r>
      <w:r w:rsidR="00D66FC5" w:rsidRPr="005B6FB5">
        <w:rPr>
          <w:rFonts w:hint="eastAsia"/>
        </w:rPr>
        <w:t>在全球的蔓延</w:t>
      </w:r>
      <w:r w:rsidR="008A4E6E">
        <w:rPr>
          <w:rFonts w:hint="eastAsia"/>
        </w:rPr>
        <w:t>，</w:t>
      </w:r>
      <w:r w:rsidR="005F1001" w:rsidRPr="005B6FB5">
        <w:rPr>
          <w:rFonts w:hint="eastAsia"/>
        </w:rPr>
        <w:t>严重威胁世界各国的社会稳定，也对宏观经济产生了巨大冲击</w:t>
      </w:r>
      <w:r w:rsidR="004E0553" w:rsidRPr="005B6FB5">
        <w:rPr>
          <w:rFonts w:hint="eastAsia"/>
        </w:rPr>
        <w:t>。</w:t>
      </w:r>
      <w:r w:rsidR="00BE5A19" w:rsidRPr="005B6FB5">
        <w:rPr>
          <w:rFonts w:hint="eastAsia"/>
        </w:rPr>
        <w:t>随着我国国内疫情有效控制，复工复产，经济形势也逐步回向正规，然而国外疫情开始加重。疫情冲击通过降低需求市场和供给市场的偏好，沿着产业链、供应链、资金链等传导致金融市场，导致金融市场出现大幅震荡，全球各国股指自3月份起纷纷暴跌。包括</w:t>
      </w:r>
      <w:r w:rsidR="00BE5A19" w:rsidRPr="005B6FB5">
        <w:t>美国股市</w:t>
      </w:r>
      <w:r w:rsidR="00BE5A19" w:rsidRPr="005B6FB5">
        <w:rPr>
          <w:rFonts w:hint="eastAsia"/>
        </w:rPr>
        <w:t>在内的</w:t>
      </w:r>
      <w:r w:rsidR="00BE5A19" w:rsidRPr="005B6FB5">
        <w:t>多国股市</w:t>
      </w:r>
      <w:r w:rsidR="00BE5A19" w:rsidRPr="005B6FB5">
        <w:rPr>
          <w:rFonts w:hint="eastAsia"/>
        </w:rPr>
        <w:t>多次</w:t>
      </w:r>
      <w:r w:rsidR="00BE5A19" w:rsidRPr="005B6FB5">
        <w:t>触发熔断</w:t>
      </w:r>
      <w:r w:rsidR="00BE5A19" w:rsidRPr="005B6FB5">
        <w:rPr>
          <w:rFonts w:hint="eastAsia"/>
        </w:rPr>
        <w:t>。</w:t>
      </w:r>
      <w:r w:rsidR="007822A4">
        <w:rPr>
          <w:rFonts w:hint="eastAsia"/>
        </w:rPr>
        <w:t>在经济低迷的情况下，利率一度低至新</w:t>
      </w:r>
      <w:r w:rsidR="008A4E6E">
        <w:rPr>
          <w:rFonts w:hint="eastAsia"/>
        </w:rPr>
        <w:t>水平</w:t>
      </w:r>
      <w:r w:rsidR="007822A4">
        <w:rPr>
          <w:rFonts w:hint="eastAsia"/>
        </w:rPr>
        <w:t>。许多国家采取量化宽松的极端货币政策，</w:t>
      </w:r>
      <w:r w:rsidR="008A4E6E">
        <w:rPr>
          <w:rFonts w:hint="eastAsia"/>
        </w:rPr>
        <w:t>向市场</w:t>
      </w:r>
      <w:r w:rsidR="007822A4">
        <w:rPr>
          <w:rFonts w:hint="eastAsia"/>
        </w:rPr>
        <w:t>注入流动性</w:t>
      </w:r>
      <w:r w:rsidR="008A4E6E">
        <w:rPr>
          <w:rFonts w:hint="eastAsia"/>
        </w:rPr>
        <w:t>，</w:t>
      </w:r>
      <w:r w:rsidR="007822A4">
        <w:rPr>
          <w:rFonts w:hint="eastAsia"/>
        </w:rPr>
        <w:t>刺激经济复苏。由于当前全球化较为紧密的环境下，一国的经济金融政策容易引发连锁反应，因此国际经济波动在一定程度上影响我国环境。</w:t>
      </w:r>
    </w:p>
    <w:p w14:paraId="6E8EF580" w14:textId="77777777" w:rsidR="00F0378C" w:rsidRPr="005B6FB5" w:rsidRDefault="00F0378C" w:rsidP="00793068">
      <w:pPr>
        <w:ind w:firstLine="480"/>
      </w:pPr>
    </w:p>
    <w:p w14:paraId="7134AD29" w14:textId="27F24247" w:rsidR="00527E0C" w:rsidRPr="00793068" w:rsidRDefault="005513C6" w:rsidP="008E4481">
      <w:pPr>
        <w:pStyle w:val="Heading4"/>
        <w:ind w:firstLine="560"/>
      </w:pPr>
      <w:r>
        <w:rPr>
          <w:rFonts w:hint="eastAsia"/>
        </w:rPr>
        <w:t>国内背景</w:t>
      </w:r>
    </w:p>
    <w:p w14:paraId="4FA65ECA" w14:textId="641673F6" w:rsidR="0086639D" w:rsidRDefault="008A4E6E" w:rsidP="00D10C51">
      <w:pPr>
        <w:ind w:firstLine="480"/>
      </w:pPr>
      <w:r>
        <w:rPr>
          <w:rFonts w:hint="eastAsia"/>
        </w:rPr>
        <w:t>我国</w:t>
      </w:r>
      <w:r w:rsidR="00D10C51">
        <w:rPr>
          <w:rFonts w:hint="eastAsia"/>
        </w:rPr>
        <w:t>经济经过几十年的高速增长，</w:t>
      </w:r>
      <w:r>
        <w:rPr>
          <w:rFonts w:hint="eastAsia"/>
        </w:rPr>
        <w:t>目前处于中高等收入国家，要迈入高收入国家的门槛，</w:t>
      </w:r>
      <w:r w:rsidR="00881519">
        <w:rPr>
          <w:rFonts w:hint="eastAsia"/>
        </w:rPr>
        <w:t>需要进行转型升级，</w:t>
      </w:r>
      <w:r w:rsidR="003F3E7B">
        <w:rPr>
          <w:rFonts w:hint="eastAsia"/>
        </w:rPr>
        <w:t>重要的举措之一是</w:t>
      </w:r>
      <w:r w:rsidR="00881519">
        <w:rPr>
          <w:rFonts w:hint="eastAsia"/>
        </w:rPr>
        <w:t>拉动内需</w:t>
      </w:r>
      <w:r w:rsidR="00D10C51">
        <w:rPr>
          <w:rFonts w:hint="eastAsia"/>
        </w:rPr>
        <w:t>。</w:t>
      </w:r>
      <w:r w:rsidRPr="005B6FB5">
        <w:rPr>
          <w:rFonts w:hint="eastAsia"/>
        </w:rPr>
        <w:t>近几年</w:t>
      </w:r>
      <w:r w:rsidR="00D10C51">
        <w:rPr>
          <w:rFonts w:hint="eastAsia"/>
        </w:rPr>
        <w:t>贸易摩擦和疫情等多重的外生冲击的复杂多变的国际背景下，</w:t>
      </w:r>
      <w:r w:rsidR="00D10C51" w:rsidRPr="005B6FB5">
        <w:t>2020年7月30日，中央政治局会议释放出“加快形成以国内大循环为主体、</w:t>
      </w:r>
      <w:r w:rsidR="00D10C51" w:rsidRPr="00D5438B">
        <w:rPr>
          <w:highlight w:val="yellow"/>
        </w:rPr>
        <w:t>国内国际双循环</w:t>
      </w:r>
      <w:r w:rsidR="00D10C51" w:rsidRPr="005B6FB5">
        <w:t>相互促进的新发展格局”</w:t>
      </w:r>
      <w:commentRangeStart w:id="2"/>
      <w:r w:rsidR="00D10C51" w:rsidRPr="005B6FB5">
        <w:t>的信号</w:t>
      </w:r>
      <w:commentRangeEnd w:id="2"/>
      <w:r w:rsidR="00D10C51">
        <w:rPr>
          <w:rStyle w:val="CommentReference"/>
          <w:rFonts w:cstheme="minorBidi"/>
          <w:kern w:val="2"/>
        </w:rPr>
        <w:commentReference w:id="2"/>
      </w:r>
      <w:r w:rsidR="00D10C51" w:rsidRPr="005B6FB5">
        <w:t>。以国内大循环为主体，发挥中国超大规模市场优势，</w:t>
      </w:r>
      <w:bookmarkStart w:id="3" w:name="OLE_LINK5"/>
      <w:bookmarkStart w:id="4" w:name="OLE_LINK6"/>
      <w:r w:rsidR="00D10C51" w:rsidRPr="005B6FB5">
        <w:t>国内国际双循环</w:t>
      </w:r>
      <w:bookmarkEnd w:id="3"/>
      <w:bookmarkEnd w:id="4"/>
      <w:r w:rsidR="00D10C51" w:rsidRPr="005B6FB5">
        <w:t>相互促进，强调以国内经济循环为主不意味着关门封闭，而是通过发挥内需潜力，使国内市场和国际市场更好地联通、促进。</w:t>
      </w:r>
      <w:r w:rsidR="00D10C51">
        <w:rPr>
          <w:rFonts w:hint="eastAsia"/>
        </w:rPr>
        <w:t>这样一方面有助于遏制逆全球化发展，另一方面拉动内需，促进经济增长。</w:t>
      </w:r>
      <w:r w:rsidR="0086639D" w:rsidRPr="005B6FB5">
        <w:t>习近平总书记在党的十九大提出要推动形成全面开放新格局，并多次强调包括</w:t>
      </w:r>
      <w:r w:rsidR="0086639D">
        <w:rPr>
          <w:rFonts w:hint="eastAsia"/>
        </w:rPr>
        <w:t>实体经济和</w:t>
      </w:r>
      <w:r w:rsidR="0086639D" w:rsidRPr="005B6FB5">
        <w:t>金融业在内的对外开放重大举措落地应宜早、宜快。</w:t>
      </w:r>
    </w:p>
    <w:p w14:paraId="4C6B8267" w14:textId="7574482A" w:rsidR="00F1395D" w:rsidRDefault="00F1395D" w:rsidP="00D10C51">
      <w:pPr>
        <w:ind w:firstLine="480"/>
      </w:pPr>
      <w:r>
        <w:rPr>
          <w:rFonts w:hint="eastAsia"/>
        </w:rPr>
        <w:t>新冠疫情对我国经济与金融造成了</w:t>
      </w:r>
      <w:r w:rsidR="00CB2D16">
        <w:rPr>
          <w:rFonts w:hint="eastAsia"/>
        </w:rPr>
        <w:t>冲击</w:t>
      </w:r>
      <w:r>
        <w:rPr>
          <w:rFonts w:hint="eastAsia"/>
        </w:rPr>
        <w:t>。</w:t>
      </w:r>
      <w:commentRangeStart w:id="5"/>
      <w:r w:rsidRPr="005B6FB5">
        <w:rPr>
          <w:rFonts w:hint="eastAsia"/>
        </w:rPr>
        <w:t>我国银行业</w:t>
      </w:r>
      <w:commentRangeEnd w:id="5"/>
      <w:r>
        <w:rPr>
          <w:rStyle w:val="CommentReference"/>
          <w:rFonts w:cstheme="minorBidi"/>
          <w:kern w:val="2"/>
        </w:rPr>
        <w:commentReference w:id="5"/>
      </w:r>
      <w:r w:rsidRPr="005B6FB5">
        <w:rPr>
          <w:rFonts w:hint="eastAsia"/>
        </w:rPr>
        <w:t>金融机构一直是金融体系的主体</w:t>
      </w:r>
      <w:r w:rsidR="008208DB">
        <w:rPr>
          <w:rFonts w:hint="eastAsia"/>
        </w:rPr>
        <w:t>。</w:t>
      </w:r>
      <w:r w:rsidR="008208DB" w:rsidRPr="005B6FB5">
        <w:rPr>
          <w:rFonts w:hint="eastAsia"/>
        </w:rPr>
        <w:t>从中国人民银行的统计数据可知，截</w:t>
      </w:r>
      <w:r w:rsidR="008208DB" w:rsidRPr="005B6FB5">
        <w:t>至2019年末</w:t>
      </w:r>
      <w:r w:rsidR="008208DB" w:rsidRPr="005B6FB5">
        <w:rPr>
          <w:rFonts w:hint="eastAsia"/>
        </w:rPr>
        <w:t>，我国银行业机构总资产占</w:t>
      </w:r>
      <w:r w:rsidR="008208DB" w:rsidRPr="005B6FB5">
        <w:t>中国金融业机构总资产</w:t>
      </w:r>
      <w:r w:rsidR="008208DB" w:rsidRPr="005B6FB5">
        <w:rPr>
          <w:rFonts w:hint="eastAsia"/>
        </w:rPr>
        <w:t>比例为9</w:t>
      </w:r>
      <w:r w:rsidR="008208DB" w:rsidRPr="005B6FB5">
        <w:t>1%</w:t>
      </w:r>
      <w:r w:rsidR="008208DB" w:rsidRPr="005B6FB5">
        <w:rPr>
          <w:rFonts w:hint="eastAsia"/>
        </w:rPr>
        <w:t>，总负债占比9</w:t>
      </w:r>
      <w:r w:rsidR="008208DB" w:rsidRPr="005B6FB5">
        <w:t>2%</w:t>
      </w:r>
      <w:r w:rsidR="008208DB" w:rsidRPr="005B6FB5">
        <w:rPr>
          <w:rFonts w:hint="eastAsia"/>
        </w:rPr>
        <w:t>，其规模远远大于证券业机构、保险业机构总资产之和。从银保监会的数据可知，2</w:t>
      </w:r>
      <w:r w:rsidR="008208DB" w:rsidRPr="005B6FB5">
        <w:t>013</w:t>
      </w:r>
      <w:r w:rsidR="008208DB" w:rsidRPr="005B6FB5">
        <w:rPr>
          <w:rFonts w:hint="eastAsia"/>
        </w:rPr>
        <w:t>年至今，我国银行业的总资产和总负债规模仍在大幅攀升，由此可见我</w:t>
      </w:r>
      <w:r w:rsidR="008208DB" w:rsidRPr="005B6FB5">
        <w:t>国</w:t>
      </w:r>
      <w:r w:rsidR="008208DB">
        <w:rPr>
          <w:rFonts w:hint="eastAsia"/>
        </w:rPr>
        <w:t>至今依然</w:t>
      </w:r>
      <w:r w:rsidR="008208DB" w:rsidRPr="005B6FB5">
        <w:t>是银行主导的金融体系</w:t>
      </w:r>
      <w:r w:rsidR="008208DB" w:rsidRPr="005B6FB5">
        <w:rPr>
          <w:rFonts w:hint="eastAsia"/>
        </w:rPr>
        <w:t>。</w:t>
      </w:r>
      <w:r w:rsidR="008208DB">
        <w:rPr>
          <w:rFonts w:hint="eastAsia"/>
        </w:rPr>
        <w:t>我国银行业</w:t>
      </w:r>
      <w:r w:rsidRPr="005B6FB5">
        <w:rPr>
          <w:rFonts w:hint="eastAsia"/>
        </w:rPr>
        <w:t>既受到疫情的明显影响，也是此次金融业抗击疫情、稳定社会经济的重要支撑。</w:t>
      </w:r>
      <w:r w:rsidRPr="005B6FB5">
        <w:t>短期内银行业务将面临一定的负面冲击</w:t>
      </w:r>
      <w:r w:rsidRPr="005B6FB5">
        <w:rPr>
          <w:rFonts w:hint="eastAsia"/>
        </w:rPr>
        <w:t>，使得信贷偏好风险下行。由于疫情管制等抗议措施的影响，企业、服务业等生产和消费减缓，经营压力增大，企业还款能力削弱，尤其对于中小微企业、三农企业信贷投放比例偏高的农村商业银行来说，其回收贷款的压力增大。</w:t>
      </w:r>
      <w:r>
        <w:rPr>
          <w:rFonts w:hint="eastAsia"/>
        </w:rPr>
        <w:t>为此</w:t>
      </w:r>
      <w:r w:rsidRPr="005B6FB5">
        <w:rPr>
          <w:rFonts w:hint="eastAsia"/>
        </w:rPr>
        <w:t>我国相关政策正加大对受疫情影响较大的企业，尤其是对中小微企业的支持。</w:t>
      </w:r>
    </w:p>
    <w:p w14:paraId="6A6D07B6" w14:textId="60325A44" w:rsidR="00D10C51" w:rsidRDefault="009F7F2B" w:rsidP="00D10C51">
      <w:pPr>
        <w:ind w:firstLine="480"/>
      </w:pPr>
      <w:r>
        <w:rPr>
          <w:rFonts w:hint="eastAsia"/>
        </w:rPr>
        <w:t>如果</w:t>
      </w:r>
      <w:r w:rsidR="00D10C51">
        <w:rPr>
          <w:rFonts w:hint="eastAsia"/>
        </w:rPr>
        <w:t>一国国内经济模式较为封闭，那么国际经济动荡对其影响甚微。但是</w:t>
      </w:r>
      <w:r w:rsidR="00D10C51" w:rsidRPr="00596AFE">
        <w:rPr>
          <w:rFonts w:hint="eastAsia"/>
        </w:rPr>
        <w:t>我</w:t>
      </w:r>
      <w:r w:rsidR="00D10C51" w:rsidRPr="00596AFE">
        <w:t>国是一个出口导向型国家，对外贸易依赖度</w:t>
      </w:r>
      <w:r w:rsidR="00D10C51">
        <w:rPr>
          <w:rFonts w:hint="eastAsia"/>
        </w:rPr>
        <w:t>约为1</w:t>
      </w:r>
      <w:r w:rsidR="00D10C51">
        <w:t>/3</w:t>
      </w:r>
      <w:r w:rsidR="00D10C51">
        <w:rPr>
          <w:rFonts w:hint="eastAsia"/>
        </w:rPr>
        <w:t>。特别是</w:t>
      </w:r>
      <w:r w:rsidR="00D10C51" w:rsidRPr="005B6FB5">
        <w:rPr>
          <w:rFonts w:hint="eastAsia"/>
        </w:rPr>
        <w:t>当前</w:t>
      </w:r>
      <w:r w:rsidR="00D10C51">
        <w:rPr>
          <w:rFonts w:hint="eastAsia"/>
        </w:rPr>
        <w:t>一个时期，</w:t>
      </w:r>
      <w:r w:rsidR="00D10C51" w:rsidRPr="005B6FB5">
        <w:rPr>
          <w:rFonts w:hint="eastAsia"/>
        </w:rPr>
        <w:t>中国正处于</w:t>
      </w:r>
      <w:r w:rsidR="00D10C51" w:rsidRPr="005B6FB5">
        <w:rPr>
          <w:rFonts w:hint="eastAsia"/>
          <w:highlight w:val="yellow"/>
        </w:rPr>
        <w:t>全面对外开放的新形势</w:t>
      </w:r>
      <w:r w:rsidR="00D10C51">
        <w:rPr>
          <w:rFonts w:hint="eastAsia"/>
        </w:rPr>
        <w:t>，</w:t>
      </w:r>
      <w:r w:rsidR="00D10C51" w:rsidRPr="008A4E6E">
        <w:rPr>
          <w:rFonts w:hint="eastAsia"/>
        </w:rPr>
        <w:t>中国开放的大门只会越开越大</w:t>
      </w:r>
      <w:r w:rsidR="00D10C51" w:rsidRPr="005B6FB5">
        <w:rPr>
          <w:rFonts w:hint="eastAsia"/>
        </w:rPr>
        <w:t>。</w:t>
      </w:r>
      <w:r w:rsidR="00D10C51">
        <w:rPr>
          <w:rFonts w:hint="eastAsia"/>
        </w:rPr>
        <w:t>因此，国际经济波动对我国环境的影响无疑是巨大的</w:t>
      </w:r>
      <w:r w:rsidR="00881519">
        <w:rPr>
          <w:rFonts w:hint="eastAsia"/>
        </w:rPr>
        <w:t>，</w:t>
      </w:r>
      <w:r w:rsidR="00881519" w:rsidRPr="0086639D">
        <w:rPr>
          <w:rFonts w:hint="eastAsia"/>
        </w:rPr>
        <w:t>不能忽视潜在的金融风险</w:t>
      </w:r>
      <w:r w:rsidR="00881519">
        <w:rPr>
          <w:rFonts w:hint="eastAsia"/>
        </w:rPr>
        <w:t>，尤其是系统性风险。</w:t>
      </w:r>
      <w:r w:rsidR="00D10C51" w:rsidRPr="005B6FB5">
        <w:t>习近平总书记在党的十九大报告中强调</w:t>
      </w:r>
      <w:r w:rsidR="00D10C51" w:rsidRPr="005B6FB5">
        <w:rPr>
          <w:rFonts w:hint="eastAsia"/>
        </w:rPr>
        <w:t>，要</w:t>
      </w:r>
      <w:r w:rsidR="00D10C51" w:rsidRPr="005B6FB5">
        <w:t>健全金融监管体系，守住不发生系统性金融风险的底线。在中共中央政治局第十三次集体学习时</w:t>
      </w:r>
      <w:r w:rsidR="00D10C51" w:rsidRPr="005B6FB5">
        <w:rPr>
          <w:rFonts w:hint="eastAsia"/>
        </w:rPr>
        <w:t>，习近平总书记更是</w:t>
      </w:r>
      <w:r w:rsidR="00D10C51" w:rsidRPr="005B6FB5">
        <w:t>强调防范化解金融风险</w:t>
      </w:r>
      <w:r w:rsidR="00D10C51" w:rsidRPr="005B6FB5">
        <w:rPr>
          <w:rFonts w:hint="eastAsia"/>
        </w:rPr>
        <w:t>，</w:t>
      </w:r>
      <w:r w:rsidR="00D10C51" w:rsidRPr="005B6FB5">
        <w:t>特别是</w:t>
      </w:r>
      <w:r w:rsidR="00D10C51" w:rsidRPr="0086639D">
        <w:rPr>
          <w:highlight w:val="yellow"/>
        </w:rPr>
        <w:t>防止发生系统性金融风险</w:t>
      </w:r>
      <w:r w:rsidR="00D10C51" w:rsidRPr="005B6FB5">
        <w:t>，是金融工作的根本性任务。</w:t>
      </w:r>
    </w:p>
    <w:p w14:paraId="357E9AC3" w14:textId="217A0DE4" w:rsidR="00C5473E" w:rsidRPr="005B6FB5" w:rsidRDefault="00C5473E" w:rsidP="00B9386A">
      <w:pPr>
        <w:ind w:firstLine="480"/>
      </w:pPr>
    </w:p>
    <w:p w14:paraId="3E048CCF" w14:textId="3FB0CD80" w:rsidR="00676477" w:rsidRDefault="00246686" w:rsidP="00246686">
      <w:pPr>
        <w:pStyle w:val="Heading4"/>
        <w:ind w:firstLine="560"/>
      </w:pPr>
      <w:r>
        <w:rPr>
          <w:rFonts w:hint="eastAsia"/>
        </w:rPr>
        <w:t>研究意义</w:t>
      </w:r>
    </w:p>
    <w:p w14:paraId="7CC88B00" w14:textId="59EF5761" w:rsidR="00246686" w:rsidRPr="00246686" w:rsidRDefault="00246686" w:rsidP="00246686">
      <w:pPr>
        <w:ind w:firstLine="480"/>
      </w:pPr>
      <w:r>
        <w:rPr>
          <w:rFonts w:hint="eastAsia"/>
        </w:rPr>
        <w:t>本文中对我国银行业系统性风险的形成机制和防范与化解的研究具有较强的理论意义和现实意义。</w:t>
      </w:r>
    </w:p>
    <w:p w14:paraId="0C1C8F92" w14:textId="77777777" w:rsidR="00676477" w:rsidRDefault="00676477" w:rsidP="00B46F4D">
      <w:pPr>
        <w:pStyle w:val="Heading4"/>
        <w:ind w:firstLine="560"/>
      </w:pPr>
      <w:r>
        <w:rPr>
          <w:rFonts w:hint="eastAsia"/>
        </w:rPr>
        <w:lastRenderedPageBreak/>
        <w:t>理论意义</w:t>
      </w:r>
    </w:p>
    <w:p w14:paraId="61174E6B" w14:textId="2A58B41D" w:rsidR="0002295C" w:rsidRDefault="005E6822" w:rsidP="00F0378C">
      <w:pPr>
        <w:ind w:firstLine="480"/>
      </w:pPr>
      <w:r>
        <w:rPr>
          <w:rFonts w:hint="eastAsia"/>
        </w:rPr>
        <w:t>关于我国银行业系统性风险的研究具有很强的理论意义。</w:t>
      </w:r>
      <w:r w:rsidR="003650C7" w:rsidRPr="00250087">
        <w:rPr>
          <w:rFonts w:hint="eastAsia"/>
          <w:highlight w:val="yellow"/>
        </w:rPr>
        <w:t>系统性风险的研究源于</w:t>
      </w:r>
      <w:r w:rsidR="003650C7" w:rsidRPr="005B6FB5">
        <w:rPr>
          <w:rFonts w:hint="eastAsia"/>
        </w:rPr>
        <w:t>早期</w:t>
      </w:r>
      <w:r w:rsidR="003650C7">
        <w:rPr>
          <w:rFonts w:hint="eastAsia"/>
        </w:rPr>
        <w:t>学者</w:t>
      </w:r>
      <w:r w:rsidR="003650C7" w:rsidRPr="005B6FB5">
        <w:rPr>
          <w:rFonts w:hint="eastAsia"/>
        </w:rPr>
        <w:t>对传</w:t>
      </w:r>
      <w:r w:rsidR="003650C7" w:rsidRPr="005B6FB5">
        <w:t>统金融危机</w:t>
      </w:r>
      <w:r w:rsidR="003650C7">
        <w:rPr>
          <w:rFonts w:hint="eastAsia"/>
        </w:rPr>
        <w:t>的</w:t>
      </w:r>
      <w:r w:rsidR="003650C7" w:rsidRPr="005B6FB5">
        <w:t>研究</w:t>
      </w:r>
      <w:r w:rsidR="003650C7">
        <w:rPr>
          <w:rFonts w:hint="eastAsia"/>
        </w:rPr>
        <w:t>。</w:t>
      </w:r>
      <w:r w:rsidR="00002E60">
        <w:rPr>
          <w:rFonts w:hint="eastAsia"/>
        </w:rPr>
        <w:t>历史上每一次的经济危机、金融危机都能促进经济理论、特别是金融危机理论的发展和完善。比如</w:t>
      </w:r>
      <w:r w:rsidR="00002E60" w:rsidRPr="005B6FB5">
        <w:t>20世纪30年代的资本主义世界的大危机，引发了学界对于金融危机理论的研究热潮。20世纪80年代以后，随着金融全球化的深入和世界范围内的货币危机的频繁出现，关于金融危机的话题再次成为研究热点。在此期间，逐步形成了以Krugman为代表的第一代货币危机理论、Obstfeld为代表的第二代货币危机理论、</w:t>
      </w:r>
      <w:r w:rsidR="00002E60" w:rsidRPr="005B6FB5">
        <w:rPr>
          <w:rFonts w:hint="eastAsia"/>
        </w:rPr>
        <w:t>以及</w:t>
      </w:r>
      <w:r w:rsidR="00002E60" w:rsidRPr="005B6FB5">
        <w:t>众多研究者们依次发展和梳理逐步形成的第三代危机理论</w:t>
      </w:r>
      <w:r w:rsidR="00002E60" w:rsidRPr="005B6FB5">
        <w:rPr>
          <w:rFonts w:hint="eastAsia"/>
        </w:rPr>
        <w:t>。</w:t>
      </w:r>
      <w:r w:rsidR="00002E60">
        <w:rPr>
          <w:rFonts w:hint="eastAsia"/>
        </w:rPr>
        <w:t>1</w:t>
      </w:r>
      <w:r w:rsidR="00002E60">
        <w:t>997</w:t>
      </w:r>
      <w:r w:rsidR="00002E60">
        <w:rPr>
          <w:rFonts w:hint="eastAsia"/>
        </w:rPr>
        <w:t>年东南亚金融危机爆发以后，金融安全问题引起了广泛的关注。</w:t>
      </w:r>
      <w:r w:rsidR="00002E60" w:rsidRPr="005B6FB5">
        <w:t>2008年</w:t>
      </w:r>
      <w:r w:rsidR="00002E60" w:rsidRPr="005B6FB5">
        <w:rPr>
          <w:rFonts w:hint="eastAsia"/>
        </w:rPr>
        <w:t>金融危机</w:t>
      </w:r>
      <w:r w:rsidR="00002E60">
        <w:rPr>
          <w:rFonts w:hint="eastAsia"/>
        </w:rPr>
        <w:t>掀起了全球对金融安全问题研究的新高潮，</w:t>
      </w:r>
      <w:r w:rsidR="00002E60" w:rsidRPr="005B6FB5">
        <w:t>研究者们</w:t>
      </w:r>
      <w:r w:rsidR="00002E60">
        <w:rPr>
          <w:rFonts w:hint="eastAsia"/>
        </w:rPr>
        <w:t>反思危机发生的原因，认为2</w:t>
      </w:r>
      <w:r w:rsidR="00002E60">
        <w:t>008</w:t>
      </w:r>
      <w:r w:rsidR="00002E60">
        <w:rPr>
          <w:rFonts w:hint="eastAsia"/>
        </w:rPr>
        <w:t>年金融危机主要是由次贷危机引发系统性风险造成的</w:t>
      </w:r>
      <w:r w:rsidR="003650C7">
        <w:rPr>
          <w:rFonts w:hint="eastAsia"/>
        </w:rPr>
        <w:t>，由此巴塞尔银行监管委员会推出了基于宏观审慎监管角度的巴塞尔III协议，补充了宏观审慎监管角度对系统性风险防范的要求。</w:t>
      </w:r>
      <w:r w:rsidR="00002E60">
        <w:rPr>
          <w:rFonts w:hint="eastAsia"/>
        </w:rPr>
        <w:t>对于当前背景下国内可能发生的银行业系统性风险的形成机制、</w:t>
      </w:r>
      <w:r w:rsidR="0002295C">
        <w:rPr>
          <w:rFonts w:hint="eastAsia"/>
        </w:rPr>
        <w:t>包括</w:t>
      </w:r>
      <w:r w:rsidR="00002E60">
        <w:rPr>
          <w:rFonts w:hint="eastAsia"/>
        </w:rPr>
        <w:t>防范和化解方面的研究正在一个新的势头银行业系统性风险</w:t>
      </w:r>
      <w:r w:rsidR="00002E60" w:rsidRPr="005B6FB5">
        <w:t>还存在很大</w:t>
      </w:r>
      <w:r w:rsidR="00002E60" w:rsidRPr="00250087">
        <w:rPr>
          <w:highlight w:val="yellow"/>
        </w:rPr>
        <w:t>研究空间</w:t>
      </w:r>
      <w:r w:rsidR="00002E60">
        <w:rPr>
          <w:rFonts w:hint="eastAsia"/>
        </w:rPr>
        <w:t>。</w:t>
      </w:r>
    </w:p>
    <w:p w14:paraId="1BC7E3FE" w14:textId="5F82447E" w:rsidR="00432F58" w:rsidRDefault="0002295C" w:rsidP="005F7EF1">
      <w:pPr>
        <w:ind w:firstLine="480"/>
      </w:pPr>
      <w:r>
        <w:rPr>
          <w:rFonts w:hint="eastAsia"/>
        </w:rPr>
        <w:t>现有关于系统性风险的形成机制，包括传导路径在内，其研究包括</w:t>
      </w:r>
      <w:r w:rsidRPr="005B6FB5">
        <w:t>关于金融恐慌与挤兑的流动性风险，</w:t>
      </w:r>
      <w:r>
        <w:rPr>
          <w:rFonts w:hint="eastAsia"/>
        </w:rPr>
        <w:t>银行机构关联性和</w:t>
      </w:r>
      <w:r w:rsidRPr="005B6FB5">
        <w:t>传染机制</w:t>
      </w:r>
      <w:r w:rsidRPr="005B6FB5">
        <w:rPr>
          <w:rFonts w:hint="eastAsia"/>
        </w:rPr>
        <w:t>等</w:t>
      </w:r>
      <w:r>
        <w:rPr>
          <w:rFonts w:hint="eastAsia"/>
        </w:rPr>
        <w:t>。</w:t>
      </w:r>
      <w:r w:rsidR="004D1BFC">
        <w:rPr>
          <w:rFonts w:hint="eastAsia"/>
        </w:rPr>
        <w:t>本研究将对我国银行业系统性风险的形成机制和防范与化解措施紧密结合。</w:t>
      </w:r>
      <w:r w:rsidR="0073583F">
        <w:rPr>
          <w:rFonts w:hint="eastAsia"/>
        </w:rPr>
        <w:t>从</w:t>
      </w:r>
      <w:r w:rsidR="0073583F" w:rsidRPr="0073583F">
        <w:rPr>
          <w:rFonts w:hint="eastAsia"/>
          <w:highlight w:val="yellow"/>
        </w:rPr>
        <w:t>推动理论发展</w:t>
      </w:r>
      <w:r w:rsidR="00D84ECE">
        <w:rPr>
          <w:rFonts w:hint="eastAsia"/>
        </w:rPr>
        <w:t>方面</w:t>
      </w:r>
      <w:r w:rsidR="0073583F">
        <w:rPr>
          <w:rFonts w:hint="eastAsia"/>
        </w:rPr>
        <w:t>，以</w:t>
      </w:r>
      <w:r w:rsidR="00B479F3">
        <w:rPr>
          <w:rFonts w:hint="eastAsia"/>
        </w:rPr>
        <w:t>传统的</w:t>
      </w:r>
      <w:r w:rsidR="0073583F">
        <w:rPr>
          <w:rFonts w:hint="eastAsia"/>
        </w:rPr>
        <w:t>金融恐慌与挤兑理论</w:t>
      </w:r>
      <w:r w:rsidR="00052076">
        <w:rPr>
          <w:rFonts w:hint="eastAsia"/>
        </w:rPr>
        <w:t>和</w:t>
      </w:r>
      <w:r w:rsidR="009A2734">
        <w:rPr>
          <w:rFonts w:hint="eastAsia"/>
        </w:rPr>
        <w:t>银行体系的脆弱性理论</w:t>
      </w:r>
      <w:r w:rsidR="00B80213">
        <w:rPr>
          <w:rFonts w:hint="eastAsia"/>
        </w:rPr>
        <w:t>和支付清算的理论</w:t>
      </w:r>
      <w:r w:rsidR="00052076">
        <w:rPr>
          <w:rFonts w:hint="eastAsia"/>
        </w:rPr>
        <w:t>为基础</w:t>
      </w:r>
      <w:r w:rsidR="000B5AD2">
        <w:rPr>
          <w:rFonts w:hint="eastAsia"/>
        </w:rPr>
        <w:t>，探究</w:t>
      </w:r>
      <w:r w:rsidR="0092194D">
        <w:rPr>
          <w:rFonts w:hint="eastAsia"/>
        </w:rPr>
        <w:t>当前一个时期，</w:t>
      </w:r>
      <w:r w:rsidR="000B5AD2">
        <w:rPr>
          <w:rFonts w:hint="eastAsia"/>
        </w:rPr>
        <w:t>我国</w:t>
      </w:r>
      <w:r w:rsidR="0092194D">
        <w:rPr>
          <w:rFonts w:hint="eastAsia"/>
        </w:rPr>
        <w:t>面对的国际冲击和国内压力下，实体经济危机如何引致信贷</w:t>
      </w:r>
      <w:r w:rsidR="00052076">
        <w:rPr>
          <w:rFonts w:hint="eastAsia"/>
        </w:rPr>
        <w:t>风险</w:t>
      </w:r>
      <w:r w:rsidR="0092194D">
        <w:rPr>
          <w:rFonts w:hint="eastAsia"/>
        </w:rPr>
        <w:t>，</w:t>
      </w:r>
      <w:r w:rsidR="0011637B">
        <w:rPr>
          <w:rFonts w:hint="eastAsia"/>
        </w:rPr>
        <w:t>进而</w:t>
      </w:r>
      <w:r w:rsidR="00A53C0E">
        <w:rPr>
          <w:rFonts w:hint="eastAsia"/>
        </w:rPr>
        <w:t>引发</w:t>
      </w:r>
      <w:r w:rsidR="00052076">
        <w:rPr>
          <w:rFonts w:hint="eastAsia"/>
        </w:rPr>
        <w:t>系统性风险的形成机制，然后以</w:t>
      </w:r>
      <w:r w:rsidR="00E11964">
        <w:rPr>
          <w:rFonts w:hint="eastAsia"/>
        </w:rPr>
        <w:t>经济金融</w:t>
      </w:r>
      <w:r w:rsidR="00052076">
        <w:rPr>
          <w:rFonts w:hint="eastAsia"/>
        </w:rPr>
        <w:t>周期</w:t>
      </w:r>
      <w:r w:rsidR="00B80213">
        <w:rPr>
          <w:rFonts w:hint="eastAsia"/>
        </w:rPr>
        <w:t>波动</w:t>
      </w:r>
      <w:r w:rsidR="00052076">
        <w:rPr>
          <w:rFonts w:hint="eastAsia"/>
        </w:rPr>
        <w:t>理论为基础，设计在研究对象范围内相对合理的应对策略时，考虑我国银行业系统性风险如何反过来影响国民经济，作为评判其策略的优劣的标准之一</w:t>
      </w:r>
      <w:r w:rsidR="0073583F">
        <w:rPr>
          <w:rFonts w:hint="eastAsia"/>
        </w:rPr>
        <w:t>。</w:t>
      </w:r>
      <w:r>
        <w:rPr>
          <w:rFonts w:hint="eastAsia"/>
        </w:rPr>
        <w:t>本文可以在一定程度上推进</w:t>
      </w:r>
      <w:r w:rsidR="004D1BFC">
        <w:rPr>
          <w:rFonts w:hint="eastAsia"/>
        </w:rPr>
        <w:t>在当前我国新形势下的空白</w:t>
      </w:r>
      <w:r>
        <w:rPr>
          <w:rFonts w:hint="eastAsia"/>
        </w:rPr>
        <w:t>。</w:t>
      </w:r>
      <w:r w:rsidR="009D67E2">
        <w:rPr>
          <w:rFonts w:hint="eastAsia"/>
        </w:rPr>
        <w:t>从</w:t>
      </w:r>
      <w:r w:rsidR="009D67E2" w:rsidRPr="00D84ECE">
        <w:rPr>
          <w:rFonts w:hint="eastAsia"/>
          <w:highlight w:val="yellow"/>
        </w:rPr>
        <w:t>方法</w:t>
      </w:r>
      <w:r w:rsidR="00D84ECE" w:rsidRPr="00D84ECE">
        <w:rPr>
          <w:rFonts w:hint="eastAsia"/>
          <w:highlight w:val="yellow"/>
        </w:rPr>
        <w:t>的改进和创新</w:t>
      </w:r>
      <w:r w:rsidR="00D84ECE">
        <w:rPr>
          <w:rFonts w:hint="eastAsia"/>
        </w:rPr>
        <w:t>方面</w:t>
      </w:r>
      <w:r w:rsidR="009D67E2">
        <w:rPr>
          <w:rFonts w:hint="eastAsia"/>
        </w:rPr>
        <w:t>，现有研究关注于系统性风险的关联性和风险的放大和扩散机制方面，</w:t>
      </w:r>
      <w:r w:rsidR="00103153">
        <w:rPr>
          <w:rFonts w:hint="eastAsia"/>
        </w:rPr>
        <w:t>本研究基于此，深入细化</w:t>
      </w:r>
      <w:r w:rsidR="009D67E2">
        <w:rPr>
          <w:rFonts w:hint="eastAsia"/>
        </w:rPr>
        <w:t>银行间市场的网络分析</w:t>
      </w:r>
      <w:r w:rsidR="00103153">
        <w:rPr>
          <w:rFonts w:hint="eastAsia"/>
        </w:rPr>
        <w:t>方法</w:t>
      </w:r>
      <w:r w:rsidR="009D67E2">
        <w:rPr>
          <w:rFonts w:hint="eastAsia"/>
        </w:rPr>
        <w:t>，</w:t>
      </w:r>
      <w:r w:rsidR="00103153">
        <w:rPr>
          <w:rFonts w:hint="eastAsia"/>
        </w:rPr>
        <w:t>纳入动态随机一般均衡模型中，为</w:t>
      </w:r>
      <w:r w:rsidR="00052076">
        <w:rPr>
          <w:rFonts w:hint="eastAsia"/>
        </w:rPr>
        <w:t>扩展该模型做出一定的理论贡献。</w:t>
      </w:r>
    </w:p>
    <w:p w14:paraId="44F22AF9" w14:textId="77777777" w:rsidR="00432F58" w:rsidRPr="00432F58" w:rsidRDefault="00432F58" w:rsidP="00676477">
      <w:pPr>
        <w:ind w:firstLine="480"/>
      </w:pPr>
    </w:p>
    <w:p w14:paraId="4FFF83AB" w14:textId="7BF83ECC" w:rsidR="00B46F4D" w:rsidRPr="00D10C51" w:rsidRDefault="00B46F4D" w:rsidP="00F061F2">
      <w:pPr>
        <w:pStyle w:val="Heading4"/>
        <w:ind w:firstLine="560"/>
      </w:pPr>
      <w:r>
        <w:rPr>
          <w:rFonts w:hint="eastAsia"/>
        </w:rPr>
        <w:t>实践意义</w:t>
      </w:r>
    </w:p>
    <w:p w14:paraId="4CF4712C" w14:textId="09017004" w:rsidR="00B46F4D" w:rsidRPr="005B6FB5" w:rsidRDefault="005F2196" w:rsidP="00F061F2">
      <w:pPr>
        <w:ind w:firstLine="480"/>
      </w:pPr>
      <w:r w:rsidRPr="005B6FB5">
        <w:rPr>
          <w:rFonts w:hint="eastAsia"/>
          <w:highlight w:val="yellow"/>
        </w:rPr>
        <w:t>银行业</w:t>
      </w:r>
      <w:r w:rsidRPr="005B6FB5">
        <w:rPr>
          <w:highlight w:val="yellow"/>
        </w:rPr>
        <w:t>是</w:t>
      </w:r>
      <w:r w:rsidRPr="005B6FB5">
        <w:rPr>
          <w:rFonts w:hint="eastAsia"/>
          <w:highlight w:val="yellow"/>
        </w:rPr>
        <w:t>目前我国</w:t>
      </w:r>
      <w:r w:rsidRPr="005B6FB5">
        <w:rPr>
          <w:highlight w:val="yellow"/>
        </w:rPr>
        <w:t>金融</w:t>
      </w:r>
      <w:r w:rsidRPr="005B6FB5">
        <w:rPr>
          <w:rFonts w:hint="eastAsia"/>
          <w:highlight w:val="yellow"/>
        </w:rPr>
        <w:t>业最重要的</w:t>
      </w:r>
      <w:r w:rsidRPr="005B6FB5">
        <w:rPr>
          <w:highlight w:val="yellow"/>
        </w:rPr>
        <w:t>组成部分</w:t>
      </w:r>
      <w:r w:rsidRPr="005B6FB5">
        <w:rPr>
          <w:rFonts w:hint="eastAsia"/>
        </w:rPr>
        <w:t>。银行业如果出现风险，必然影响整个金融业</w:t>
      </w:r>
      <w:r>
        <w:rPr>
          <w:rFonts w:hint="eastAsia"/>
        </w:rPr>
        <w:t>安全，乃至冲击实体经济</w:t>
      </w:r>
      <w:r w:rsidRPr="005B6FB5">
        <w:rPr>
          <w:rFonts w:hint="eastAsia"/>
        </w:rPr>
        <w:t>。</w:t>
      </w:r>
      <w:r w:rsidRPr="005B6FB5">
        <w:t>2018年中国银保监会推出</w:t>
      </w:r>
      <w:r w:rsidRPr="005B6FB5">
        <w:rPr>
          <w:rFonts w:hint="eastAsia"/>
        </w:rPr>
        <w:t>的</w:t>
      </w:r>
      <w:r w:rsidRPr="005B6FB5">
        <w:t>对外开放的新举措</w:t>
      </w:r>
      <w:r w:rsidRPr="005B6FB5">
        <w:rPr>
          <w:rFonts w:hint="eastAsia"/>
        </w:rPr>
        <w:t>中，有</w:t>
      </w:r>
      <w:r>
        <w:rPr>
          <w:rFonts w:hint="eastAsia"/>
        </w:rPr>
        <w:t>一半</w:t>
      </w:r>
      <w:r w:rsidRPr="005B6FB5">
        <w:t>与银行业直接相关</w:t>
      </w:r>
      <w:r w:rsidRPr="005B6FB5">
        <w:rPr>
          <w:rFonts w:hint="eastAsia"/>
        </w:rPr>
        <w:t>。由此可以看出，中国政府</w:t>
      </w:r>
      <w:r>
        <w:rPr>
          <w:rFonts w:hint="eastAsia"/>
        </w:rPr>
        <w:t>对</w:t>
      </w:r>
      <w:r w:rsidRPr="00250087">
        <w:rPr>
          <w:rFonts w:hint="eastAsia"/>
          <w:highlight w:val="yellow"/>
        </w:rPr>
        <w:t>银行业对外开放</w:t>
      </w:r>
      <w:r w:rsidRPr="005B6FB5">
        <w:rPr>
          <w:rFonts w:hint="eastAsia"/>
        </w:rPr>
        <w:t>越来越重视，开放程度越来越大。</w:t>
      </w:r>
      <w:r>
        <w:rPr>
          <w:rFonts w:hint="eastAsia"/>
        </w:rPr>
        <w:t>银行业近些年也出现了一些个别短暂的危机性事件，不应忽视。</w:t>
      </w:r>
      <w:r w:rsidRPr="005B6FB5">
        <w:rPr>
          <w:rFonts w:hint="eastAsia"/>
        </w:rPr>
        <w:t>例如</w:t>
      </w:r>
      <w:r w:rsidRPr="005B6FB5">
        <w:t>2019年5月</w:t>
      </w:r>
      <w:r w:rsidRPr="005B6FB5">
        <w:rPr>
          <w:rFonts w:hint="eastAsia"/>
        </w:rPr>
        <w:t>的</w:t>
      </w:r>
      <w:r w:rsidRPr="005B6FB5">
        <w:t>包商银行信用风险事件</w:t>
      </w:r>
      <w:r w:rsidRPr="005B6FB5">
        <w:rPr>
          <w:rFonts w:hint="eastAsia"/>
        </w:rPr>
        <w:t>；</w:t>
      </w:r>
      <w:r w:rsidRPr="005B6FB5">
        <w:t>2019年10月</w:t>
      </w:r>
      <w:r w:rsidRPr="005B6FB5">
        <w:rPr>
          <w:rFonts w:hint="eastAsia"/>
        </w:rPr>
        <w:t>的</w:t>
      </w:r>
      <w:r w:rsidRPr="005B6FB5">
        <w:t>河南伊川农商行挤兑事件</w:t>
      </w:r>
      <w:r w:rsidRPr="005B6FB5">
        <w:rPr>
          <w:rFonts w:hint="eastAsia"/>
        </w:rPr>
        <w:t>；</w:t>
      </w:r>
      <w:r w:rsidRPr="005B6FB5">
        <w:t>2019年12月</w:t>
      </w:r>
      <w:r w:rsidRPr="005B6FB5">
        <w:rPr>
          <w:rFonts w:hint="eastAsia"/>
        </w:rPr>
        <w:t>的</w:t>
      </w:r>
      <w:r w:rsidRPr="005B6FB5">
        <w:t>锦州银行重大资产重组事件</w:t>
      </w:r>
      <w:r w:rsidRPr="005B6FB5">
        <w:rPr>
          <w:rFonts w:hint="eastAsia"/>
        </w:rPr>
        <w:t>等。虽然我</w:t>
      </w:r>
      <w:r w:rsidRPr="005B6FB5">
        <w:t>国没有爆发过真正的</w:t>
      </w:r>
      <w:r w:rsidRPr="005B6FB5">
        <w:rPr>
          <w:rFonts w:hint="eastAsia"/>
        </w:rPr>
        <w:t>银行</w:t>
      </w:r>
      <w:r w:rsidRPr="005B6FB5">
        <w:t>危机</w:t>
      </w:r>
      <w:r w:rsidRPr="005B6FB5">
        <w:rPr>
          <w:rFonts w:hint="eastAsia"/>
        </w:rPr>
        <w:t>，但是一旦爆发危机，对整个经济的冲击是深远的。</w:t>
      </w:r>
      <w:r w:rsidR="00B46F4D">
        <w:rPr>
          <w:rFonts w:hint="eastAsia"/>
        </w:rPr>
        <w:t>为了从银行业层面防范与化解系统性风险，就应该分析银行</w:t>
      </w:r>
      <w:r w:rsidR="00B46F4D">
        <w:rPr>
          <w:rFonts w:hint="eastAsia"/>
        </w:rPr>
        <w:lastRenderedPageBreak/>
        <w:t>业系统性风险的形成机制，</w:t>
      </w:r>
      <w:r w:rsidR="00B46F4D" w:rsidRPr="0050025B">
        <w:rPr>
          <w:rFonts w:hint="eastAsia"/>
          <w:highlight w:val="yellow"/>
        </w:rPr>
        <w:t>分析主要成因，才能对症下药</w:t>
      </w:r>
      <w:r w:rsidR="00B46F4D">
        <w:rPr>
          <w:rFonts w:hint="eastAsia"/>
        </w:rPr>
        <w:t>。</w:t>
      </w:r>
      <w:r w:rsidR="00F061F2">
        <w:rPr>
          <w:rFonts w:hint="eastAsia"/>
        </w:rPr>
        <w:t>与</w:t>
      </w:r>
      <w:r w:rsidR="00F061F2" w:rsidRPr="005B6FB5">
        <w:rPr>
          <w:rFonts w:hint="eastAsia"/>
        </w:rPr>
        <w:t>以往的金融危机相比，</w:t>
      </w:r>
      <w:r w:rsidR="00F061F2">
        <w:rPr>
          <w:rFonts w:hint="eastAsia"/>
        </w:rPr>
        <w:t>当前面对</w:t>
      </w:r>
      <w:r w:rsidR="00F061F2" w:rsidRPr="005B6FB5">
        <w:rPr>
          <w:rFonts w:hint="eastAsia"/>
        </w:rPr>
        <w:t>更为复杂</w:t>
      </w:r>
      <w:r w:rsidR="00F061F2">
        <w:rPr>
          <w:rFonts w:hint="eastAsia"/>
        </w:rPr>
        <w:t>多变</w:t>
      </w:r>
      <w:r w:rsidR="00F061F2" w:rsidRPr="005B6FB5">
        <w:rPr>
          <w:rFonts w:hint="eastAsia"/>
        </w:rPr>
        <w:t>的国际形势，和我国</w:t>
      </w:r>
      <w:r w:rsidR="00F061F2">
        <w:rPr>
          <w:rFonts w:hint="eastAsia"/>
        </w:rPr>
        <w:t>向高收入经济体迈进</w:t>
      </w:r>
      <w:r w:rsidR="00CA00A3">
        <w:rPr>
          <w:rFonts w:hint="eastAsia"/>
        </w:rPr>
        <w:t>的转型需要</w:t>
      </w:r>
      <w:r w:rsidR="00F061F2">
        <w:rPr>
          <w:rFonts w:hint="eastAsia"/>
        </w:rPr>
        <w:t>、经济和金融体系</w:t>
      </w:r>
      <w:r w:rsidR="00F061F2" w:rsidRPr="005B6FB5">
        <w:rPr>
          <w:rFonts w:hint="eastAsia"/>
        </w:rPr>
        <w:t>越来越大</w:t>
      </w:r>
      <w:r w:rsidR="00CA00A3">
        <w:rPr>
          <w:rFonts w:hint="eastAsia"/>
        </w:rPr>
        <w:t>地开放</w:t>
      </w:r>
      <w:r w:rsidR="00345BCE">
        <w:rPr>
          <w:rFonts w:hint="eastAsia"/>
        </w:rPr>
        <w:t>的双重</w:t>
      </w:r>
      <w:r w:rsidR="00F061F2" w:rsidRPr="005B6FB5">
        <w:rPr>
          <w:rFonts w:hint="eastAsia"/>
        </w:rPr>
        <w:t>趋势下</w:t>
      </w:r>
      <w:r w:rsidR="00F061F2">
        <w:rPr>
          <w:rFonts w:hint="eastAsia"/>
        </w:rPr>
        <w:t>，本研究通过分析</w:t>
      </w:r>
      <w:r w:rsidR="00F061F2" w:rsidRPr="005B6FB5">
        <w:rPr>
          <w:rFonts w:hint="eastAsia"/>
        </w:rPr>
        <w:t>银行风险的形成机制，以便于为依托制订防范化解系统性金融风险的最优</w:t>
      </w:r>
      <w:r w:rsidR="00F061F2">
        <w:rPr>
          <w:rFonts w:hint="eastAsia"/>
        </w:rPr>
        <w:t>政策，</w:t>
      </w:r>
      <w:r w:rsidR="00B46F4D" w:rsidRPr="005B6FB5">
        <w:rPr>
          <w:rFonts w:hint="eastAsia"/>
        </w:rPr>
        <w:t>能够为我国银行</w:t>
      </w:r>
      <w:r w:rsidR="00B46F4D">
        <w:rPr>
          <w:rFonts w:hint="eastAsia"/>
        </w:rPr>
        <w:t>业</w:t>
      </w:r>
      <w:r w:rsidR="00B46F4D" w:rsidRPr="005B6FB5">
        <w:rPr>
          <w:rFonts w:hint="eastAsia"/>
        </w:rPr>
        <w:t>为主的金融业的稳定建言献策</w:t>
      </w:r>
      <w:r w:rsidR="00B46F4D">
        <w:rPr>
          <w:rFonts w:hint="eastAsia"/>
        </w:rPr>
        <w:t>，实现</w:t>
      </w:r>
      <w:r w:rsidR="00345BCE">
        <w:rPr>
          <w:rFonts w:hint="eastAsia"/>
        </w:rPr>
        <w:t>不发生银行业系统性风险，实现</w:t>
      </w:r>
      <w:r w:rsidR="00B46F4D">
        <w:rPr>
          <w:rFonts w:hint="eastAsia"/>
        </w:rPr>
        <w:t>“保六稳”中的稳金融</w:t>
      </w:r>
      <w:r w:rsidR="00B46F4D" w:rsidRPr="005B6FB5">
        <w:rPr>
          <w:rFonts w:hint="eastAsia"/>
        </w:rPr>
        <w:t>，</w:t>
      </w:r>
      <w:r w:rsidR="00B46F4D">
        <w:rPr>
          <w:rFonts w:hint="eastAsia"/>
        </w:rPr>
        <w:t>将</w:t>
      </w:r>
      <w:r w:rsidR="00B46F4D" w:rsidRPr="005B6FB5">
        <w:rPr>
          <w:rFonts w:hint="eastAsia"/>
        </w:rPr>
        <w:t>具有十分重要的</w:t>
      </w:r>
      <w:r w:rsidR="00B46F4D" w:rsidRPr="005B6FB5">
        <w:rPr>
          <w:rFonts w:hint="eastAsia"/>
          <w:highlight w:val="yellow"/>
        </w:rPr>
        <w:t>实践意义</w:t>
      </w:r>
      <w:r w:rsidR="00B46F4D" w:rsidRPr="005B6FB5">
        <w:rPr>
          <w:rFonts w:hint="eastAsia"/>
        </w:rPr>
        <w:t>。</w:t>
      </w:r>
    </w:p>
    <w:p w14:paraId="45E869D7" w14:textId="049DA976" w:rsidR="00054FAA" w:rsidRDefault="00054FAA" w:rsidP="00DB2B3C">
      <w:pPr>
        <w:ind w:firstLine="480"/>
      </w:pPr>
    </w:p>
    <w:p w14:paraId="06B2E39F" w14:textId="77777777" w:rsidR="006C7F39" w:rsidRPr="005B6FB5" w:rsidRDefault="006C7F39" w:rsidP="00DB2B3C">
      <w:pPr>
        <w:ind w:firstLine="480"/>
      </w:pPr>
    </w:p>
    <w:p w14:paraId="48F1E36D" w14:textId="2B2D50EB" w:rsidR="00F42E4A" w:rsidRPr="00C63D43" w:rsidRDefault="00655D90" w:rsidP="00DB2B3C">
      <w:pPr>
        <w:pStyle w:val="Heading3"/>
        <w:numPr>
          <w:ilvl w:val="0"/>
          <w:numId w:val="10"/>
        </w:numPr>
        <w:ind w:firstLineChars="0"/>
        <w:rPr>
          <w:color w:val="4472C4" w:themeColor="accent1"/>
        </w:rPr>
      </w:pPr>
      <w:r w:rsidRPr="00C63D43">
        <w:rPr>
          <w:rFonts w:hint="eastAsia"/>
          <w:color w:val="4472C4" w:themeColor="accent1"/>
        </w:rPr>
        <w:t>综述国内外有关本选题的研究动态和自己的见解</w:t>
      </w:r>
    </w:p>
    <w:p w14:paraId="2B615537" w14:textId="0310BE3E" w:rsidR="003B05D6" w:rsidRPr="003B05D6" w:rsidRDefault="00C56DBA" w:rsidP="003B05D6">
      <w:pPr>
        <w:ind w:firstLine="480"/>
        <w:rPr>
          <w:lang w:val="en-CN"/>
        </w:rPr>
      </w:pPr>
      <w:r>
        <w:rPr>
          <w:rFonts w:hint="eastAsia"/>
        </w:rPr>
        <w:t>综述部分的内容可以</w:t>
      </w:r>
      <w:r w:rsidR="00C361D8">
        <w:rPr>
          <w:rFonts w:hint="eastAsia"/>
        </w:rPr>
        <w:t>用</w:t>
      </w:r>
      <w:r w:rsidR="00BE004C" w:rsidRPr="005B6FB5">
        <w:rPr>
          <w:rFonts w:hint="eastAsia"/>
        </w:rPr>
        <w:t>三个</w:t>
      </w:r>
      <w:r w:rsidR="00B51B71" w:rsidRPr="005B6FB5">
        <w:rPr>
          <w:rFonts w:hint="eastAsia"/>
        </w:rPr>
        <w:t>维度</w:t>
      </w:r>
      <w:r w:rsidR="0073404E">
        <w:rPr>
          <w:rFonts w:hint="eastAsia"/>
        </w:rPr>
        <w:t>组合归类</w:t>
      </w:r>
      <w:r>
        <w:rPr>
          <w:rFonts w:hint="eastAsia"/>
        </w:rPr>
        <w:t>：研究角度维、相关理论维、研究方法维。</w:t>
      </w:r>
      <w:r w:rsidR="0073404E">
        <w:rPr>
          <w:rFonts w:hint="eastAsia"/>
        </w:rPr>
        <w:t>为了阐述方便，</w:t>
      </w:r>
      <w:r>
        <w:rPr>
          <w:rFonts w:hint="eastAsia"/>
        </w:rPr>
        <w:t>我们以研究角度维作为切入视角展开描述。该视角分为三个方面：</w:t>
      </w:r>
      <w:r w:rsidR="0091799F">
        <w:rPr>
          <w:rFonts w:hint="eastAsia"/>
        </w:rPr>
        <w:t>银行业</w:t>
      </w:r>
      <w:r w:rsidR="00817202" w:rsidRPr="005B6FB5">
        <w:rPr>
          <w:rFonts w:hint="eastAsia"/>
        </w:rPr>
        <w:t>系统性</w:t>
      </w:r>
      <w:r w:rsidR="003B05D6">
        <w:rPr>
          <w:rFonts w:hint="eastAsia"/>
        </w:rPr>
        <w:t>金融</w:t>
      </w:r>
      <w:r w:rsidR="00817202" w:rsidRPr="005B6FB5">
        <w:rPr>
          <w:rFonts w:hint="eastAsia"/>
        </w:rPr>
        <w:t>风险</w:t>
      </w:r>
      <w:r w:rsidR="003B05D6">
        <w:rPr>
          <w:rFonts w:hint="eastAsia"/>
        </w:rPr>
        <w:t>（以下简称系统性风险）</w:t>
      </w:r>
      <w:r w:rsidR="00817202" w:rsidRPr="005B6FB5">
        <w:rPr>
          <w:rFonts w:hint="eastAsia"/>
        </w:rPr>
        <w:t>的</w:t>
      </w:r>
      <w:r w:rsidR="00817202">
        <w:rPr>
          <w:rFonts w:hint="eastAsia"/>
        </w:rPr>
        <w:t>形成机制（含系统性风险</w:t>
      </w:r>
      <w:r w:rsidR="0063089C">
        <w:rPr>
          <w:rFonts w:hint="eastAsia"/>
        </w:rPr>
        <w:t>传导</w:t>
      </w:r>
      <w:r w:rsidR="00817202">
        <w:rPr>
          <w:rFonts w:hint="eastAsia"/>
        </w:rPr>
        <w:t>机制）、</w:t>
      </w:r>
      <w:r w:rsidR="00794DAF" w:rsidRPr="005B6FB5">
        <w:rPr>
          <w:rFonts w:hint="eastAsia"/>
        </w:rPr>
        <w:t>系统</w:t>
      </w:r>
      <w:r w:rsidR="001053A7" w:rsidRPr="005B6FB5">
        <w:rPr>
          <w:rFonts w:hint="eastAsia"/>
        </w:rPr>
        <w:t>性</w:t>
      </w:r>
      <w:r w:rsidR="00794DAF" w:rsidRPr="005B6FB5">
        <w:rPr>
          <w:rFonts w:hint="eastAsia"/>
        </w:rPr>
        <w:t>风险</w:t>
      </w:r>
      <w:r w:rsidR="00E14E5F" w:rsidRPr="005B6FB5">
        <w:rPr>
          <w:rFonts w:hint="eastAsia"/>
        </w:rPr>
        <w:t>测度</w:t>
      </w:r>
      <w:r w:rsidR="005A10F5" w:rsidRPr="005B6FB5">
        <w:rPr>
          <w:rFonts w:hint="eastAsia"/>
        </w:rPr>
        <w:t>、系统性风险的防范与化解</w:t>
      </w:r>
      <w:r>
        <w:rPr>
          <w:rFonts w:hint="eastAsia"/>
        </w:rPr>
        <w:t>。</w:t>
      </w:r>
    </w:p>
    <w:p w14:paraId="147C6A26" w14:textId="62B277BB" w:rsidR="00111FD4" w:rsidRPr="0016217D" w:rsidRDefault="00111FD4" w:rsidP="00111FD4">
      <w:pPr>
        <w:ind w:firstLine="480"/>
        <w:rPr>
          <w:lang w:val="en-CN"/>
        </w:rPr>
      </w:pPr>
      <w:r>
        <w:rPr>
          <w:rFonts w:hint="eastAsia"/>
        </w:rPr>
        <w:t>在描述</w:t>
      </w:r>
      <w:r w:rsidR="0016217D">
        <w:rPr>
          <w:rFonts w:hint="eastAsia"/>
        </w:rPr>
        <w:t>系统性风险之前，我们需要了解关于系统性风险的定义，才能更好地描述其形成机制。</w:t>
      </w:r>
      <w:r w:rsidR="00C97895" w:rsidRPr="006363A9">
        <w:rPr>
          <w:lang w:val="en-CN"/>
        </w:rPr>
        <w:t>金融系统性风险是指一个或者几个重要金融机构的失败将通过金融机构之间的相互联系而引起其他金融机构的失败，并进而对</w:t>
      </w:r>
      <w:r w:rsidR="007176AF">
        <w:rPr>
          <w:rFonts w:hint="eastAsia"/>
          <w:lang w:val="en-CN"/>
        </w:rPr>
        <w:t>实体经济</w:t>
      </w:r>
      <w:r w:rsidR="00C97895" w:rsidRPr="006363A9">
        <w:rPr>
          <w:lang w:val="en-CN"/>
        </w:rPr>
        <w:t>经济产生实质性的负面效果。</w:t>
      </w:r>
    </w:p>
    <w:p w14:paraId="149A8CED" w14:textId="352CD88D" w:rsidR="009D269A" w:rsidRDefault="009D269A" w:rsidP="009D269A">
      <w:pPr>
        <w:pStyle w:val="Heading4"/>
        <w:ind w:firstLine="560"/>
      </w:pPr>
      <w:r>
        <w:rPr>
          <w:rFonts w:hint="eastAsia"/>
        </w:rPr>
        <w:t>系统性风险的形成机制</w:t>
      </w:r>
    </w:p>
    <w:p w14:paraId="4E043877" w14:textId="57FD6F17" w:rsidR="00AA7E26" w:rsidRDefault="00F0624D" w:rsidP="00F0624D">
      <w:pPr>
        <w:ind w:firstLine="480"/>
      </w:pPr>
      <w:r w:rsidRPr="005B6FB5">
        <w:rPr>
          <w:rFonts w:hint="eastAsia"/>
        </w:rPr>
        <w:t>关于系统性风险的</w:t>
      </w:r>
      <w:r>
        <w:rPr>
          <w:rFonts w:hint="eastAsia"/>
        </w:rPr>
        <w:t>形成机制</w:t>
      </w:r>
      <w:r w:rsidRPr="005B6FB5">
        <w:rPr>
          <w:rFonts w:hint="eastAsia"/>
        </w:rPr>
        <w:t>，应当从系统性风险的</w:t>
      </w:r>
      <w:r w:rsidR="00312E18">
        <w:rPr>
          <w:rFonts w:hint="eastAsia"/>
        </w:rPr>
        <w:t>理论</w:t>
      </w:r>
      <w:r w:rsidRPr="005B6FB5">
        <w:rPr>
          <w:rFonts w:hint="eastAsia"/>
        </w:rPr>
        <w:t>来考察。</w:t>
      </w:r>
      <w:r w:rsidR="00A14F7F">
        <w:rPr>
          <w:rFonts w:hint="eastAsia"/>
        </w:rPr>
        <w:t>银行</w:t>
      </w:r>
      <w:r w:rsidR="007A5106" w:rsidRPr="005B6FB5">
        <w:rPr>
          <w:rFonts w:hint="eastAsia"/>
        </w:rPr>
        <w:t>系统性风险定义为由于</w:t>
      </w:r>
      <w:r w:rsidR="007A5106" w:rsidRPr="005B6FB5">
        <w:t>金融体系内机构倒闭</w:t>
      </w:r>
      <w:r w:rsidR="007A5106" w:rsidRPr="005B6FB5">
        <w:rPr>
          <w:rFonts w:hint="eastAsia"/>
        </w:rPr>
        <w:t>、信用风险、金融恐慌造成的挤兑现象、资产波动、实体经济冲击等一系列</w:t>
      </w:r>
      <w:r w:rsidR="007A5106" w:rsidRPr="005B6FB5">
        <w:t>极端</w:t>
      </w:r>
      <w:r w:rsidR="007A5106" w:rsidRPr="005B6FB5">
        <w:rPr>
          <w:rFonts w:hint="eastAsia"/>
        </w:rPr>
        <w:t>外部冲击造成银行的流动性风险</w:t>
      </w:r>
      <w:r w:rsidR="007A5106" w:rsidRPr="005B6FB5">
        <w:t>，并且</w:t>
      </w:r>
      <w:r w:rsidR="007A5106" w:rsidRPr="005B6FB5">
        <w:rPr>
          <w:rFonts w:hint="eastAsia"/>
        </w:rPr>
        <w:t>经由</w:t>
      </w:r>
      <w:r w:rsidR="007A5106" w:rsidRPr="005B6FB5">
        <w:t>一个机构传染到</w:t>
      </w:r>
      <w:r w:rsidR="007A5106" w:rsidRPr="005B6FB5">
        <w:rPr>
          <w:rFonts w:hint="eastAsia"/>
        </w:rPr>
        <w:t>互相关联的</w:t>
      </w:r>
      <w:r w:rsidR="007A5106" w:rsidRPr="005B6FB5">
        <w:t>多个机构，最终对实体经济产生负外部溢出的风险。</w:t>
      </w:r>
      <w:r w:rsidR="00AA7E26">
        <w:rPr>
          <w:rFonts w:hint="eastAsia"/>
        </w:rPr>
        <w:t>尽管有很多学者提出了各种导致系统性风险的成因，但是归纳</w:t>
      </w:r>
      <w:r w:rsidRPr="005B6FB5">
        <w:rPr>
          <w:rFonts w:hint="eastAsia"/>
        </w:rPr>
        <w:t>现有</w:t>
      </w:r>
      <w:r w:rsidR="0091799F">
        <w:rPr>
          <w:rFonts w:hint="eastAsia"/>
        </w:rPr>
        <w:t>梳理</w:t>
      </w:r>
      <w:r w:rsidRPr="005B6FB5">
        <w:rPr>
          <w:rFonts w:hint="eastAsia"/>
        </w:rPr>
        <w:t>的文献</w:t>
      </w:r>
      <w:r w:rsidR="00AA7E26">
        <w:rPr>
          <w:rFonts w:hint="eastAsia"/>
        </w:rPr>
        <w:t>，可以按照不同的角度分类成因。</w:t>
      </w:r>
      <w:r w:rsidR="0091799F">
        <w:rPr>
          <w:rFonts w:hint="eastAsia"/>
        </w:rPr>
        <w:t>总的来说，可以分为以下几个要素：</w:t>
      </w:r>
      <w:r w:rsidR="002A0976">
        <w:rPr>
          <w:rFonts w:hint="eastAsia"/>
        </w:rPr>
        <w:t>冲击、一致性、杠杆性、关联性。</w:t>
      </w:r>
      <w:r w:rsidR="00A950EE">
        <w:rPr>
          <w:rFonts w:hint="eastAsia"/>
        </w:rPr>
        <w:t>其中，冲击包括外生冲击</w:t>
      </w:r>
      <w:r w:rsidR="006F7A7D">
        <w:rPr>
          <w:rFonts w:hint="eastAsia"/>
        </w:rPr>
        <w:t>和内生冲击</w:t>
      </w:r>
      <w:r w:rsidR="00A950EE">
        <w:rPr>
          <w:rFonts w:hint="eastAsia"/>
        </w:rPr>
        <w:t>。外生冲击包括诸如经济实体部门的违约现象对金融部门造成的冲击、金融机构持有资产价格变动、国际金融</w:t>
      </w:r>
      <w:r w:rsidR="001F01CE">
        <w:rPr>
          <w:rFonts w:hint="eastAsia"/>
        </w:rPr>
        <w:t>市场冲击、经济周期因素、公共突发事件造成的影响</w:t>
      </w:r>
      <w:r w:rsidR="00DE3B81">
        <w:rPr>
          <w:rFonts w:hint="eastAsia"/>
        </w:rPr>
        <w:t>、政策带来的影响等</w:t>
      </w:r>
      <w:r w:rsidR="006F7A7D">
        <w:rPr>
          <w:rFonts w:hint="eastAsia"/>
        </w:rPr>
        <w:t>。内生冲击主要包括金融的脆弱性、机构关联性、机构行为的同质化、道德风险等</w:t>
      </w:r>
      <w:r w:rsidR="00DE3B81">
        <w:rPr>
          <w:rFonts w:hint="eastAsia"/>
        </w:rPr>
        <w:t>。此外，政策的反馈效应也被认为是内生冲击的一部分</w:t>
      </w:r>
      <w:r w:rsidR="006F7A7D">
        <w:rPr>
          <w:rFonts w:hint="eastAsia"/>
        </w:rPr>
        <w:t>。所有的内生冲击最终都可以溯源到外生冲击。</w:t>
      </w:r>
      <w:r w:rsidR="00F8681B">
        <w:rPr>
          <w:rFonts w:hint="eastAsia"/>
        </w:rPr>
        <w:t>因此，冲击在此特指外生冲击。</w:t>
      </w:r>
      <w:r w:rsidR="006F7A7D">
        <w:rPr>
          <w:rFonts w:hint="eastAsia"/>
        </w:rPr>
        <w:t>一致性主要指储户、投资者、企业等部门获取信息、结构组成、行为方面的一致性，以及银行机构部门个体表现出来的在规模、资产负债结构、决策风格等方面的一致性</w:t>
      </w:r>
      <w:r w:rsidR="00F8681B">
        <w:rPr>
          <w:rFonts w:hint="eastAsia"/>
        </w:rPr>
        <w:t>。</w:t>
      </w:r>
      <w:r w:rsidR="006F7A7D">
        <w:rPr>
          <w:rFonts w:hint="eastAsia"/>
        </w:rPr>
        <w:t>杠杆性主要指银行部门存在的高负债特性</w:t>
      </w:r>
      <w:r w:rsidR="00125340">
        <w:rPr>
          <w:rFonts w:hint="eastAsia"/>
        </w:rPr>
        <w:t>。</w:t>
      </w:r>
      <w:r w:rsidR="006F7A7D">
        <w:rPr>
          <w:rFonts w:hint="eastAsia"/>
        </w:rPr>
        <w:t>关联性主要包括几方面：一是银行在金融市场资产的关联性，由此表现出相似性；二是银行间市场资产负债的关联性；三是银行业务之间的关联性</w:t>
      </w:r>
      <w:r w:rsidR="00F8681B">
        <w:rPr>
          <w:rFonts w:hint="eastAsia"/>
        </w:rPr>
        <w:t>。</w:t>
      </w:r>
      <w:r w:rsidR="00AD4486" w:rsidRPr="005B6FB5">
        <w:rPr>
          <w:rFonts w:hint="eastAsia"/>
        </w:rPr>
        <w:t>银行间市场</w:t>
      </w:r>
      <w:r w:rsidR="00AD4486">
        <w:rPr>
          <w:rFonts w:hint="eastAsia"/>
        </w:rPr>
        <w:t>的关</w:t>
      </w:r>
      <w:r w:rsidR="00AD4486">
        <w:rPr>
          <w:rFonts w:hint="eastAsia"/>
        </w:rPr>
        <w:lastRenderedPageBreak/>
        <w:t>联性如同硬币的两面，</w:t>
      </w:r>
      <w:r w:rsidR="00AD4486" w:rsidRPr="005B6FB5">
        <w:rPr>
          <w:rFonts w:hint="eastAsia"/>
        </w:rPr>
        <w:t>一</w:t>
      </w:r>
      <w:r w:rsidR="00AD4486" w:rsidRPr="005B6FB5">
        <w:t>方面可以为银行间的资金流动提供畅通的渠道</w:t>
      </w:r>
      <w:r w:rsidR="00AD4486" w:rsidRPr="005B6FB5">
        <w:rPr>
          <w:rFonts w:hint="eastAsia"/>
        </w:rPr>
        <w:t>；</w:t>
      </w:r>
      <w:r w:rsidR="00AD4486" w:rsidRPr="005B6FB5">
        <w:t>另一方面，也使银行系统面临</w:t>
      </w:r>
      <w:r w:rsidR="00AD4486">
        <w:rPr>
          <w:rFonts w:hint="eastAsia"/>
        </w:rPr>
        <w:t>更高的传染</w:t>
      </w:r>
      <w:r w:rsidR="00AD4486" w:rsidRPr="005B6FB5">
        <w:t>风险</w:t>
      </w:r>
      <w:r w:rsidR="00AD4486">
        <w:rPr>
          <w:rFonts w:hint="eastAsia"/>
        </w:rPr>
        <w:t>。</w:t>
      </w:r>
    </w:p>
    <w:p w14:paraId="3A4405BC" w14:textId="639B231C" w:rsidR="00435CF2" w:rsidRDefault="008C0A7B" w:rsidP="00F0624D">
      <w:pPr>
        <w:ind w:firstLine="480"/>
      </w:pPr>
      <w:r>
        <w:rPr>
          <w:rFonts w:hint="eastAsia"/>
        </w:rPr>
        <w:t>由</w:t>
      </w:r>
      <w:r w:rsidR="00FF7908">
        <w:rPr>
          <w:rFonts w:hint="eastAsia"/>
        </w:rPr>
        <w:t>上述几个系统性风险的形成机制要素的相互作用</w:t>
      </w:r>
      <w:r w:rsidR="00F0624D" w:rsidRPr="005B6FB5">
        <w:rPr>
          <w:rFonts w:hint="eastAsia"/>
        </w:rPr>
        <w:t>可以</w:t>
      </w:r>
      <w:r w:rsidR="00435CF2">
        <w:rPr>
          <w:rFonts w:hint="eastAsia"/>
        </w:rPr>
        <w:t>将系统性风险分为以下研究：</w:t>
      </w:r>
    </w:p>
    <w:p w14:paraId="519EDCC9" w14:textId="5D4691F0" w:rsidR="006C0759" w:rsidRDefault="006C0759" w:rsidP="00F0624D">
      <w:pPr>
        <w:ind w:firstLine="480"/>
      </w:pPr>
      <w:r>
        <w:rPr>
          <w:rFonts w:hint="eastAsia"/>
        </w:rPr>
        <w:t>在外部冲击方面，如国内外背景所述，当前我国系统性</w:t>
      </w:r>
      <w:r w:rsidRPr="005B6FB5">
        <w:rPr>
          <w:rFonts w:hint="eastAsia"/>
        </w:rPr>
        <w:t>风险的重要</w:t>
      </w:r>
      <w:r>
        <w:rPr>
          <w:rFonts w:hint="eastAsia"/>
        </w:rPr>
        <w:t>外部</w:t>
      </w:r>
      <w:commentRangeStart w:id="6"/>
      <w:r w:rsidRPr="005B6FB5">
        <w:rPr>
          <w:rFonts w:hint="eastAsia"/>
        </w:rPr>
        <w:t>成因</w:t>
      </w:r>
      <w:commentRangeEnd w:id="6"/>
      <w:r w:rsidRPr="005B6FB5">
        <w:rPr>
          <w:rStyle w:val="CommentReference"/>
          <w:rFonts w:cstheme="minorBidi"/>
          <w:kern w:val="2"/>
          <w:sz w:val="24"/>
          <w:szCs w:val="24"/>
        </w:rPr>
        <w:commentReference w:id="6"/>
      </w:r>
      <w:r w:rsidRPr="005B6FB5">
        <w:rPr>
          <w:rFonts w:hint="eastAsia"/>
        </w:rPr>
        <w:t>之一是宏观经济波动造成的冲击。当中很重要的冲击包括突发事件造成的冲击。例如</w:t>
      </w:r>
      <w:r w:rsidRPr="005B6FB5">
        <w:fldChar w:fldCharType="begin"/>
      </w:r>
      <w:r w:rsidRPr="005B6FB5">
        <w:instrText xml:space="preserve"> ADDIN ZOTERO_ITEM CSL_CITATION {"citationID":"5ougRCe1","properties":{"formattedCitation":"(\\uc0\\u21644{}\\uc0\\u25991{}\\uc0\\u20339{}\\uc0\\u31561{}, 2019)","plainCitation":"(和文佳等, 2019)","noteIndex":0},"citationItems":[{"id":1089,"uris":["http://zotero.org/users/6240833/items/VUSLEK2N"],"uri":["http://zotero.org/users/6240833/items/VUSLEK2N"],"itemData":{"id":1089,"type":"article-journal","abstract":"基于改进事件分析法,本文从水平值和随时间变化趋势值两个方面,量化分析中美贸易摩擦对中国银行业、证券业和保险业系统性风险影响的水平效应和趋势效应。实证分析得到如下三个结论:第一,中美贸易摩擦影响各金融行</w:instrText>
      </w:r>
      <w:r w:rsidRPr="005B6FB5">
        <w:rPr>
          <w:rFonts w:hint="eastAsia"/>
        </w:rPr>
        <w:instrText>业系统性风险水平效应的显著性较弱、趋势效应的显著性较强</w:instrText>
      </w:r>
      <w:r w:rsidRPr="005B6FB5">
        <w:instrText xml:space="preserve">,且趋势效应较水平效应更为持久。持久的趋势效应拉升系统性风险整体均值,在一定程度上掩盖了水平效应。第二,连续贸易摩擦冲击导致金融机构产生贸易摩擦存在惯性的预期,进而出现\"贸易摩擦事件未实际发生,系统性金融风险便已上升\"的现象。第三,银行业抵御外部冲击的能力最强,证券业次之,保险业最差。水平效应和趋势效应的结果可为政策制定者维护金融稳定提供参考。","call-number":"11-1132/F","container-title":"国际金融研究","ISSN":"1006-1029","issue":"03","language":"中文;","page":"34-45","title":"中美贸易摩擦对中国系统性金融风险的影响研究","author":[{"literal":"和文佳"},{"literal":"方意"},{"literal":"荆中博"}],"issued":{"date-parts":[["2019"]]}}}],"schema":"https://github.com/citation-style-language/schema/raw/master/csl-citation.json"} </w:instrText>
      </w:r>
      <w:r w:rsidRPr="005B6FB5">
        <w:fldChar w:fldCharType="separate"/>
      </w:r>
      <w:r w:rsidRPr="005B6FB5">
        <w:rPr>
          <w:rFonts w:cs="Times New Roman"/>
        </w:rPr>
        <w:t>(和文佳等, 2019)</w:t>
      </w:r>
      <w:r w:rsidRPr="005B6FB5">
        <w:fldChar w:fldCharType="end"/>
      </w:r>
      <w:r w:rsidRPr="005B6FB5">
        <w:t>量化分析</w:t>
      </w:r>
      <w:r w:rsidRPr="005B6FB5">
        <w:rPr>
          <w:rFonts w:hint="eastAsia"/>
        </w:rPr>
        <w:t>了</w:t>
      </w:r>
      <w:r w:rsidRPr="005B6FB5">
        <w:t>中美贸易摩擦对中国银行业系统性风险影响的水平效应和趋势</w:t>
      </w:r>
      <w:r w:rsidRPr="005B6FB5">
        <w:rPr>
          <w:rFonts w:hint="eastAsia"/>
        </w:rPr>
        <w:t>效应。</w:t>
      </w:r>
      <w:r w:rsidRPr="005B6FB5">
        <w:fldChar w:fldCharType="begin"/>
      </w:r>
      <w:r>
        <w:instrText xml:space="preserve"> ADDIN ZOTERO_ITEM CSL_CITATION {"citationID":"wkyeoMvE","properties":{"formattedCitation":"(\\uc0\\u26472{}\\uc0\\u23376{}\\uc0\\u26198{}\\uc0\\u31561{}, 2020)","plainCitation":"(杨子晖等, 2020)","noteIndex":0},"citationItems":[{"id":2166,"uris":["http://zotero.org/users/6240833/items/CIGTSEB4"],"uri":["http://zotero.org/users/6240833/items/CIGTSEB4"],"itemData":{"id":2166,"type":"article-journal","abstract":"重大突发公共事件所特有的紧迫性与不确定性为全球经济的发展带来了极大的挑战,2020年年初\"新型冠状病毒肺炎\"疫情的快速蔓延更使得全球股市剧烈震荡。在此背景下,如何准确考察\"新冠\"疫情等突发公共事件对我国宏观经济与金融市场的冲击影响,有效防范化解系统性金融风险并保障经济平稳运行,已成为影响我国经济发展全局的重大问题。由此,本文基于前沿的因子增广向量自回归模型,首先考察重大突发公共卫生事件对我国宏观经济与金融市场16个部门、共计174个变量的冲击影响。其次,采用新颖的风险溢出网络方法,研究全球\"新冠\"疫情事件下,我国金融市场各部门间风险传导关系的动态演变。接着,我们结合美股4次\"熔断\"等极端风险事件,考察\"疫情之下\"国际间金融风险传导的主要源头与溢出途径。最后,本文基于风险结构框架,进一步探讨了该时期全球资本市场的共振关系。在此基础上,我们对完善与\"重大突发公共事件\"相适应的宏观治理应对机制与风险防范对策提出了相关建议,从而有助于我们\"守住不发生系统性金融风险的底线\",维护经济发展和社会稳定大局。","archive_location":"CNKI","call-number":"11-1235/F","container-title":"管理世界","issue":"05","note":"tex.ids: YangZiHui_2020_ChongDaTuFaGongGongShiJianXiaDeHongGuanJingJiChongJiJinRongFengXianChuanDaoYuZhiLiYingDui\nISBN: 1002-5502","page":"13-35+7","title":"重大突发公共事件下的宏观经济冲击、金融风险传导与治理应对","volume":"36","author":[{"literal":"杨子晖"},{"literal":"陈雨恬"},{"literal":"张平淼"}],"issued":{"date-parts":[["2020"]]}}}],"schema":"https://github.com/citation-style-language/schema/raw/master/csl-citation.json"} </w:instrText>
      </w:r>
      <w:r w:rsidRPr="005B6FB5">
        <w:fldChar w:fldCharType="separate"/>
      </w:r>
      <w:r w:rsidRPr="005B6FB5">
        <w:rPr>
          <w:rFonts w:cs="Times New Roman"/>
        </w:rPr>
        <w:t>(杨子晖等, 2020)</w:t>
      </w:r>
      <w:r w:rsidRPr="005B6FB5">
        <w:fldChar w:fldCharType="end"/>
      </w:r>
      <w:r w:rsidRPr="005B6FB5">
        <w:t xml:space="preserve"> 如</w:t>
      </w:r>
      <w:r w:rsidRPr="005B6FB5">
        <w:rPr>
          <w:rFonts w:hint="eastAsia"/>
        </w:rPr>
        <w:t>量化分析了</w:t>
      </w:r>
      <w:r w:rsidRPr="005B6FB5">
        <w:t>“新冠”疫情等突发公共事件对我国宏观经济与金融市场的冲击影响</w:t>
      </w:r>
      <w:r>
        <w:rPr>
          <w:rFonts w:hint="eastAsia"/>
        </w:rPr>
        <w:t>。</w:t>
      </w:r>
    </w:p>
    <w:p w14:paraId="642E8BB4" w14:textId="583A622A" w:rsidR="00F459D1" w:rsidRDefault="008C0A7B" w:rsidP="00F459D1">
      <w:pPr>
        <w:ind w:firstLine="480"/>
      </w:pPr>
      <w:r>
        <w:rPr>
          <w:rFonts w:hint="eastAsia"/>
        </w:rPr>
        <w:t>在</w:t>
      </w:r>
      <w:r w:rsidR="00435CF2">
        <w:rPr>
          <w:rFonts w:hint="eastAsia"/>
        </w:rPr>
        <w:t>冲击与一致性共同作用方面，</w:t>
      </w:r>
      <w:r w:rsidR="008D4E7A">
        <w:rPr>
          <w:rFonts w:hint="eastAsia"/>
        </w:rPr>
        <w:t>有</w:t>
      </w:r>
      <w:r w:rsidR="00435CF2">
        <w:rPr>
          <w:rFonts w:hint="eastAsia"/>
        </w:rPr>
        <w:t>储户</w:t>
      </w:r>
      <w:r w:rsidR="00A947AB">
        <w:rPr>
          <w:rFonts w:hint="eastAsia"/>
        </w:rPr>
        <w:t>与</w:t>
      </w:r>
      <w:r w:rsidR="00435CF2">
        <w:rPr>
          <w:rFonts w:hint="eastAsia"/>
        </w:rPr>
        <w:t>投资者挤兑冲击与群体行为一致性因素的作用，相关研究主要是银行间预期协调研究。</w:t>
      </w:r>
      <w:r w:rsidR="00435CF2">
        <w:rPr>
          <w:rStyle w:val="md-plain"/>
          <w:rFonts w:hint="eastAsia"/>
        </w:rPr>
        <w:t>该研究主要起源于</w:t>
      </w:r>
      <w:r w:rsidR="00435CF2" w:rsidRPr="005B6FB5">
        <w:fldChar w:fldCharType="begin"/>
      </w:r>
      <w:r w:rsidR="00435CF2" w:rsidRPr="005B6FB5">
        <w:instrText xml:space="preserve"> ADDIN ZOTERO_ITEM CSL_CITATION {"citationID":"M8QJYlse","properties":{"formattedCitation":"(Dybvig, 1983)","plainCitation":"(Dybvig, 1983)","noteIndex":0},"citationItems":[{"id":419,"uris":["http://zotero.org/users/6240833/items/KLJTPLP6"],"uri":["http://zotero.org/users/6240833/items/KLJTPLP6"],"itemData":{"id":419,"type":"article-journal","abstract":"This paper shows that bank deposit contracts can provide allocations superior to those of exchange markets, offering an explanation of how banks subject to runs can attract deposits. Investors face privately observed risks which lead to a demand for liquidity. Traditional demand deposit contracts which provide liquidity have multiple equilibria, one of which is a bank run. Bank runs in the model cause real economic damage, rather than simply reflecting other problems. Contracts which can prevent runs are studied, and the analysis shows that there are circumstances when government provision of deposit insurance can produce superior contracts.","container-title":"Journal of Political Economy","issue":"3","note":"tex.ids: Diamond_1983_BankRunsDepositInsuranceAndLiquidity","page":"401-419","title":"Bank Runs, Deposit Insurance, and Liquidity","volume":"91","author":[{"family":"Dybvig","given":"Diamond Philip H."}],"issued":{"date-parts":[["1983"]]}}}],"schema":"https://github.com/citation-style-language/schema/raw/master/csl-citation.json"} </w:instrText>
      </w:r>
      <w:r w:rsidR="00435CF2" w:rsidRPr="005B6FB5">
        <w:fldChar w:fldCharType="separate"/>
      </w:r>
      <w:r w:rsidR="00435CF2" w:rsidRPr="005B6FB5">
        <w:rPr>
          <w:noProof/>
        </w:rPr>
        <w:t>(Dybvig, 1983)</w:t>
      </w:r>
      <w:r w:rsidR="00435CF2" w:rsidRPr="005B6FB5">
        <w:fldChar w:fldCharType="end"/>
      </w:r>
      <w:r w:rsidR="00435CF2">
        <w:rPr>
          <w:rFonts w:hint="eastAsia"/>
        </w:rPr>
        <w:t>从挤兑的角度对</w:t>
      </w:r>
      <w:r w:rsidR="00435CF2" w:rsidRPr="005B6FB5">
        <w:rPr>
          <w:rFonts w:hint="eastAsia"/>
        </w:rPr>
        <w:t>提出了D-D挤兑模型</w:t>
      </w:r>
      <w:r w:rsidR="00435CF2">
        <w:rPr>
          <w:rFonts w:hint="eastAsia"/>
        </w:rPr>
        <w:t>作为该研究的开创。</w:t>
      </w:r>
      <w:r w:rsidR="00435CF2" w:rsidRPr="005B6FB5">
        <w:rPr>
          <w:rFonts w:hint="eastAsia"/>
        </w:rPr>
        <w:t>D</w:t>
      </w:r>
      <w:r w:rsidR="00435CF2" w:rsidRPr="005B6FB5">
        <w:t>-</w:t>
      </w:r>
      <w:r w:rsidR="00435CF2" w:rsidRPr="005B6FB5">
        <w:rPr>
          <w:rFonts w:hint="eastAsia"/>
        </w:rPr>
        <w:t>D模型，主要研究银行挤兑如何发生，如何引起银行破产。提出的挤兑发生的思想是，</w:t>
      </w:r>
      <w:r w:rsidR="00D76BCB">
        <w:rPr>
          <w:rFonts w:hint="eastAsia"/>
        </w:rPr>
        <w:t>设定两类</w:t>
      </w:r>
      <w:r w:rsidR="00435CF2" w:rsidRPr="005B6FB5">
        <w:t>家庭</w:t>
      </w:r>
      <w:r w:rsidR="00D76BCB">
        <w:rPr>
          <w:rFonts w:hint="eastAsia"/>
        </w:rPr>
        <w:t>，短期消费</w:t>
      </w:r>
      <w:r w:rsidR="00435CF2" w:rsidRPr="005B6FB5">
        <w:t>家庭取出存款进行消费的时间会早一点</w:t>
      </w:r>
      <w:r w:rsidR="00D76BCB">
        <w:rPr>
          <w:rFonts w:hint="eastAsia"/>
        </w:rPr>
        <w:t>，长期消费家庭</w:t>
      </w:r>
      <w:r w:rsidR="00435CF2" w:rsidRPr="005B6FB5">
        <w:t>有的家庭会迟一点。银行会将这些存款投资于2期，且到第2期才会获得投资收益。短期消费家庭取回的是他们最初的存款</w:t>
      </w:r>
      <w:r w:rsidR="00D76BCB">
        <w:rPr>
          <w:rFonts w:hint="eastAsia"/>
        </w:rPr>
        <w:t>，不含收益。</w:t>
      </w:r>
      <w:r w:rsidR="00435CF2" w:rsidRPr="005B6FB5">
        <w:t>长期消费家庭会获得正的投资收益。银行面临的问题是，当他们最初进行投资时，他们不知道有多少储户</w:t>
      </w:r>
      <w:r w:rsidR="00D76BCB">
        <w:rPr>
          <w:rFonts w:hint="eastAsia"/>
        </w:rPr>
        <w:t>属于短期消费家庭，因此</w:t>
      </w:r>
      <w:r w:rsidR="00435CF2" w:rsidRPr="005B6FB5">
        <w:t>他们不确定自己是否有足够的流动性资产来</w:t>
      </w:r>
      <w:r w:rsidR="00D76BCB">
        <w:rPr>
          <w:rFonts w:hint="eastAsia"/>
        </w:rPr>
        <w:t>应对短期消费家庭</w:t>
      </w:r>
      <w:r w:rsidR="00435CF2" w:rsidRPr="005B6FB5">
        <w:t>的</w:t>
      </w:r>
      <w:r w:rsidR="00D76BCB">
        <w:rPr>
          <w:rFonts w:hint="eastAsia"/>
        </w:rPr>
        <w:t>取款</w:t>
      </w:r>
      <w:r w:rsidR="00435CF2" w:rsidRPr="005B6FB5">
        <w:t>需求。一旦银行低估了这个数量，</w:t>
      </w:r>
      <w:r w:rsidR="00D76BCB">
        <w:rPr>
          <w:rFonts w:hint="eastAsia"/>
        </w:rPr>
        <w:t>那么</w:t>
      </w:r>
      <w:r w:rsidR="00435CF2" w:rsidRPr="005B6FB5">
        <w:t>除非</w:t>
      </w:r>
      <w:r w:rsidR="00D76BCB">
        <w:rPr>
          <w:rFonts w:hint="eastAsia"/>
        </w:rPr>
        <w:t>银行</w:t>
      </w:r>
      <w:r w:rsidR="00435CF2" w:rsidRPr="005B6FB5">
        <w:t>可以从银行间市场借到资金，否则会缺少现金。此时当储户希望自己能全额取出自己的存款时挤兑就发生了。</w:t>
      </w:r>
      <w:r w:rsidR="00435CF2" w:rsidRPr="005B6FB5">
        <w:rPr>
          <w:rFonts w:hint="eastAsia"/>
        </w:rPr>
        <w:t>研究提出的</w:t>
      </w:r>
      <w:r w:rsidR="00435CF2" w:rsidRPr="005B6FB5">
        <w:t>观点</w:t>
      </w:r>
      <w:r w:rsidR="00435CF2" w:rsidRPr="005B6FB5">
        <w:rPr>
          <w:rFonts w:hint="eastAsia"/>
        </w:rPr>
        <w:t>是，</w:t>
      </w:r>
      <w:r w:rsidR="00435CF2" w:rsidRPr="005B6FB5">
        <w:t>为了避免这种情况的发生，需要由政府提供存款保险</w:t>
      </w:r>
      <w:r w:rsidR="008D4E7A">
        <w:rPr>
          <w:rFonts w:hint="eastAsia"/>
        </w:rPr>
        <w:t>以规避</w:t>
      </w:r>
      <w:r w:rsidR="00435CF2" w:rsidRPr="005B6FB5">
        <w:t>危机的发生</w:t>
      </w:r>
      <w:r w:rsidR="00435CF2">
        <w:rPr>
          <w:rFonts w:hint="eastAsia"/>
        </w:rPr>
        <w:t>。后续研究者主要针对存款人与银行间挤兑时间发生的概率的预期，研究银行负面信息策略性披露与银行挤兑的关系，由于这个研究角度难以在实践中获得数据，因此大多采用理论建模的角度或者实验仿真的方法进行，相关研究例如</w:t>
      </w:r>
      <w:r w:rsidR="00F459D1">
        <w:fldChar w:fldCharType="begin"/>
      </w:r>
      <w:r w:rsidR="00F459D1">
        <w:instrText xml:space="preserve"> ADDIN ZOTERO_ITEM CSL_CITATION {"citationID":"rKHO86tI","properties":{"formattedCitation":"(Garratt\\uc0\\u31561{}, 2009)","plainCitation":"(Garratt等, 2009)","noteIndex":0},"citationItems":[{"id":2228,"uris":["http://zotero.org/users/6240833/items/HK5VXLLJ"],"uri":["http://zotero.org/users/6240833/items/HK5VXLLJ"],"itemData":{"id":2228,"type":"article-journal","abstract":"We use experimental methods to investigate what factors contribute to breakdowns in coordination among a bank’s depositors. Subjects in our experiment decide whether to leave their money deposited in a bank or withdraw it early; a bank run occurs when there are too many early withdrawals. We explore the effects of adding uncertainty about fundamental withdrawal demand and of changing the number of opportunities subjects have to withdraw. Our results show that (i) bank runs are rare when fundamental withdrawal demand is known but occur frequently when it is stochastic, and (ii) subjects are more likely to withdraw when given multiple opportunities to do so than when presented with a single decision. For the multiple-opportunity case, we evaluate individual withdrawal decisions according to a set of simple cutoff rules. We </w:instrText>
      </w:r>
      <w:r w:rsidR="00F459D1">
        <w:rPr>
          <w:rFonts w:ascii="Times New Roman" w:hAnsi="Times New Roman" w:cs="Times New Roman"/>
        </w:rPr>
        <w:instrText>ﬁ</w:instrText>
      </w:r>
      <w:r w:rsidR="00F459D1">
        <w:instrText xml:space="preserve">nd that the cutoff rule corresponding to the payoff-dominant equilibrium of the game, which involves Bayesian updating of probabilities, explains subject behavior better than other rules.","container-title":"Journal of Economic Behavior &amp; Organization","DOI":"10.1016/j.jebo.2009.03.009","ISSN":"01672681","issue":"2","journalAbbreviation":"Journal of Economic Behavior &amp; Organization","language":"en","page":"300-317","source":"DOI.org (Crossref)","title":"Bank runs as coordination failures: An experimental study","title-short":"Bank runs as coordination failures","volume":"71","author":[{"family":"Garratt","given":"Rod"},{"family":"Keister","given":"Todd"}],"issued":{"date-parts":[["2009",8]]}}}],"schema":"https://github.com/citation-style-language/schema/raw/master/csl-citation.json"} </w:instrText>
      </w:r>
      <w:r w:rsidR="00F459D1">
        <w:fldChar w:fldCharType="separate"/>
      </w:r>
      <w:r w:rsidR="00F459D1" w:rsidRPr="00F459D1">
        <w:rPr>
          <w:rFonts w:cs="Times New Roman"/>
        </w:rPr>
        <w:t>(Garratt等, 2009)</w:t>
      </w:r>
      <w:r w:rsidR="00F459D1">
        <w:fldChar w:fldCharType="end"/>
      </w:r>
      <w:r w:rsidR="00F459D1">
        <w:rPr>
          <w:rFonts w:hint="eastAsia"/>
        </w:rPr>
        <w:t>。</w:t>
      </w:r>
    </w:p>
    <w:p w14:paraId="4158298C" w14:textId="75D06335" w:rsidR="00A14F7F" w:rsidRDefault="006845C2" w:rsidP="00BB0C3D">
      <w:pPr>
        <w:ind w:firstLine="480"/>
        <w:rPr>
          <w:rStyle w:val="md-plain"/>
        </w:rPr>
      </w:pPr>
      <w:r>
        <w:rPr>
          <w:rStyle w:val="md-plain"/>
          <w:rFonts w:hint="eastAsia"/>
        </w:rPr>
        <w:t>在银行一致性和关联性结合的研究角度看来，</w:t>
      </w:r>
      <w:r w:rsidRPr="00D2484D">
        <w:rPr>
          <w:rStyle w:val="md-plain"/>
        </w:rPr>
        <w:t>(Acharya and Yorulmazer,2008)、(Benoit et al,2017)</w:t>
      </w:r>
      <w:r>
        <w:rPr>
          <w:rStyle w:val="md-plain"/>
          <w:rFonts w:hint="eastAsia"/>
        </w:rPr>
        <w:t>提出</w:t>
      </w:r>
      <w:r w:rsidRPr="00D2484D">
        <w:rPr>
          <w:rStyle w:val="md-plain"/>
        </w:rPr>
        <w:t>观点认为金融机构之间</w:t>
      </w:r>
      <w:r>
        <w:rPr>
          <w:rStyle w:val="md-plain"/>
          <w:rFonts w:hint="eastAsia"/>
        </w:rPr>
        <w:t>，一方面</w:t>
      </w:r>
      <w:r w:rsidRPr="00D2484D">
        <w:rPr>
          <w:rStyle w:val="md-plain"/>
        </w:rPr>
        <w:t>通过相互融资和业务交易，以共同抵御流动性冲击，实现风险分担。</w:t>
      </w:r>
      <w:r>
        <w:rPr>
          <w:rStyle w:val="md-plain"/>
          <w:rFonts w:hint="eastAsia"/>
        </w:rPr>
        <w:t>另一方面</w:t>
      </w:r>
      <w:r w:rsidRPr="00D2484D">
        <w:rPr>
          <w:rStyle w:val="md-plain"/>
        </w:rPr>
        <w:t>这本质上体现为金融机构的流动性风险管理。</w:t>
      </w:r>
      <w:r>
        <w:rPr>
          <w:rFonts w:hint="eastAsia"/>
        </w:rPr>
        <w:t>在冲击对一致性的影响的研究角度来看，有资产相似性的研究。其中包括，</w:t>
      </w:r>
      <w:r w:rsidRPr="006845C2">
        <w:rPr>
          <w:rFonts w:hint="eastAsia"/>
        </w:rPr>
        <w:t>由于银行体系持有相似的资产，当金融市场的资产价格下降时，</w:t>
      </w:r>
      <w:r w:rsidR="00556B1D">
        <w:rPr>
          <w:rFonts w:hint="eastAsia"/>
        </w:rPr>
        <w:t>或者</w:t>
      </w:r>
      <w:r w:rsidR="00556B1D" w:rsidRPr="006845C2">
        <w:t>当外部实体经济整体形势恶化时，</w:t>
      </w:r>
      <w:r w:rsidRPr="006845C2">
        <w:rPr>
          <w:rFonts w:hint="eastAsia"/>
        </w:rPr>
        <w:t>银行体系面临</w:t>
      </w:r>
      <w:r w:rsidR="00556B1D">
        <w:rPr>
          <w:rFonts w:hint="eastAsia"/>
        </w:rPr>
        <w:t>的</w:t>
      </w:r>
      <w:r w:rsidRPr="006845C2">
        <w:rPr>
          <w:rFonts w:hint="eastAsia"/>
        </w:rPr>
        <w:t>整体冲击</w:t>
      </w:r>
      <w:r w:rsidR="00D106A5">
        <w:rPr>
          <w:rFonts w:hint="eastAsia"/>
        </w:rPr>
        <w:t>。</w:t>
      </w:r>
      <w:r w:rsidR="00671CAE">
        <w:rPr>
          <w:rFonts w:hint="eastAsia"/>
        </w:rPr>
        <w:t>相关研究有</w:t>
      </w:r>
      <w:r w:rsidR="00671CAE">
        <w:fldChar w:fldCharType="begin"/>
      </w:r>
      <w:r w:rsidR="00671CAE">
        <w:instrText xml:space="preserve"> ADDIN ZOTERO_ITEM CSL_CITATION {"citationID":"F6a6DVrw","properties":{"formattedCitation":"(Acharya, 2009)","plainCitation":"(Acharya, 2009)","noteIndex":0},"citationItems":[{"id":1052,"uris":["http://zotero.org/users/6240833/items/NFP2EIEQ"],"uri":["http://zotero.org/users/6240833/items/NFP2EIEQ"],"itemData":{"id":1052,"type":"article-journal","abstract":"Systemic risk is modeled as the endogenously chosen correlation of returns on assets held by banks. The limited liability of banks and the presence of a negative externality of one bank’s failure on the health of other banks give rise to a systemic risk-shifting incentive where all banks undertake correlated investments, thereby increasing economy-wide aggregate risk. Regulatory mechanisms such as bank closure policy and capital adequacy requirements that are commonly based only on a bank’s own risk fail to mitigate aggregate risk-shifting incentives, and can, in fact, accentuate systemic risk. Prudential regulation is shown to operate at a collective level, regulating each bank as a function of both its joint (correlated) risk with other banks as well as its individual (bank-specific) risk.","container-title":"Journal of Financial Stability","title":"A theory of systemic risk and design of prudential bank regulation","author":[{"family":"Acharya","given":"Viral V."}],"issued":{"date-parts":[["2009"]]}}}],"schema":"https://github.com/citation-style-language/schema/raw/master/csl-citation.json"} </w:instrText>
      </w:r>
      <w:r w:rsidR="00671CAE">
        <w:fldChar w:fldCharType="separate"/>
      </w:r>
      <w:r w:rsidR="00671CAE">
        <w:rPr>
          <w:noProof/>
        </w:rPr>
        <w:t>(Acharya, 2009)</w:t>
      </w:r>
      <w:r w:rsidR="00671CAE">
        <w:fldChar w:fldCharType="end"/>
      </w:r>
      <w:r w:rsidR="00671CAE">
        <w:rPr>
          <w:rFonts w:hint="eastAsia"/>
        </w:rPr>
        <w:t>基于DSGE模型，研究各银行资产配置区域同质化，在冲击时的一致性。</w:t>
      </w:r>
      <w:r w:rsidR="003E1869">
        <w:rPr>
          <w:rFonts w:hint="eastAsia"/>
        </w:rPr>
        <w:t>而从</w:t>
      </w:r>
      <w:r w:rsidR="00671CAE">
        <w:rPr>
          <w:rFonts w:hint="eastAsia"/>
        </w:rPr>
        <w:t>冲击对杠杆性的影响的研究角度来看，</w:t>
      </w:r>
      <w:r w:rsidR="00AD222A">
        <w:rPr>
          <w:rFonts w:hint="eastAsia"/>
        </w:rPr>
        <w:t>一般认为，</w:t>
      </w:r>
      <w:r w:rsidR="00AD222A" w:rsidRPr="00AD222A">
        <w:t>当银行受到资产价格变动或者实体经济造成的初始冲击时，银行体系由于高负债的杠杆性，导致初始冲击被放大。</w:t>
      </w:r>
      <w:r w:rsidR="00AD4486">
        <w:rPr>
          <w:rFonts w:hint="eastAsia"/>
        </w:rPr>
        <w:t>而当关联性引入到其中，则会看到，放大的初始冲击在具有关联性的银行间市场传染，二者互相正反馈造成恶性循环的局面。</w:t>
      </w:r>
      <w:commentRangeStart w:id="7"/>
      <w:commentRangeStart w:id="8"/>
      <w:commentRangeEnd w:id="7"/>
      <w:r w:rsidR="002B7E30">
        <w:rPr>
          <w:rStyle w:val="CommentReference"/>
          <w:rFonts w:cstheme="minorBidi"/>
          <w:kern w:val="2"/>
        </w:rPr>
        <w:commentReference w:id="7"/>
      </w:r>
      <w:commentRangeEnd w:id="8"/>
      <w:r w:rsidR="00D15C39">
        <w:rPr>
          <w:rStyle w:val="CommentReference"/>
          <w:rFonts w:cstheme="minorBidi"/>
          <w:kern w:val="2"/>
        </w:rPr>
        <w:commentReference w:id="8"/>
      </w:r>
    </w:p>
    <w:p w14:paraId="520CD4D6" w14:textId="6E85890C" w:rsidR="005716FA" w:rsidRDefault="002B5A59" w:rsidP="00BB0C3D">
      <w:pPr>
        <w:ind w:firstLine="480"/>
      </w:pPr>
      <w:r>
        <w:rPr>
          <w:rFonts w:hint="eastAsia"/>
        </w:rPr>
        <w:t>冲击对银行间市场的关联性存在影响。</w:t>
      </w:r>
      <w:r w:rsidR="00F419ED">
        <w:rPr>
          <w:rFonts w:hint="eastAsia"/>
        </w:rPr>
        <w:t>首先，</w:t>
      </w:r>
      <w:r w:rsidR="00125340">
        <w:rPr>
          <w:rFonts w:hint="eastAsia"/>
        </w:rPr>
        <w:t>银行间市场</w:t>
      </w:r>
      <w:r w:rsidR="00125340">
        <w:rPr>
          <w:rStyle w:val="md-plain"/>
          <w:rFonts w:hint="eastAsia"/>
        </w:rPr>
        <w:t>显现出明显的关联性要素</w:t>
      </w:r>
      <w:r>
        <w:rPr>
          <w:rStyle w:val="md-plain"/>
          <w:rFonts w:hint="eastAsia"/>
        </w:rPr>
        <w:t>。</w:t>
      </w:r>
      <w:r w:rsidR="00125340">
        <w:rPr>
          <w:rStyle w:val="md-plain"/>
          <w:rFonts w:hint="eastAsia"/>
        </w:rPr>
        <w:t>在银行间市场中，</w:t>
      </w:r>
      <w:r w:rsidR="00125340" w:rsidRPr="005B6FB5">
        <w:t>银行间通过借贷、支付清算、贴现、</w:t>
      </w:r>
      <w:r w:rsidR="00125340" w:rsidRPr="005B6FB5">
        <w:rPr>
          <w:rFonts w:hint="eastAsia"/>
        </w:rPr>
        <w:t>承兑</w:t>
      </w:r>
      <w:r w:rsidR="00125340" w:rsidRPr="005B6FB5">
        <w:t>、担保等形式形成了错综复杂的关系</w:t>
      </w:r>
      <w:r w:rsidR="00125340" w:rsidRPr="005B6FB5">
        <w:rPr>
          <w:rFonts w:hint="eastAsia"/>
        </w:rPr>
        <w:t>，呈现出高度的复杂度、集中度、关联度</w:t>
      </w:r>
      <w:r w:rsidR="00125340" w:rsidRPr="005B6FB5">
        <w:t>。</w:t>
      </w:r>
      <w:r w:rsidR="001A4726">
        <w:rPr>
          <w:rStyle w:val="md-plain"/>
          <w:rFonts w:hint="eastAsia"/>
        </w:rPr>
        <w:t>风险</w:t>
      </w:r>
      <w:r w:rsidR="00A14F7F">
        <w:rPr>
          <w:rStyle w:val="md-plain"/>
          <w:rFonts w:hint="eastAsia"/>
        </w:rPr>
        <w:lastRenderedPageBreak/>
        <w:t>在银行间市场之间的</w:t>
      </w:r>
      <w:r w:rsidR="001A4726">
        <w:rPr>
          <w:rStyle w:val="md-plain"/>
          <w:rFonts w:hint="eastAsia"/>
        </w:rPr>
        <w:t>传染机制有一些研究</w:t>
      </w:r>
      <w:r w:rsidR="00A14F7F">
        <w:rPr>
          <w:rStyle w:val="md-plain"/>
          <w:rFonts w:hint="eastAsia"/>
        </w:rPr>
        <w:t>。</w:t>
      </w:r>
      <w:r w:rsidR="004670F5">
        <w:rPr>
          <w:rStyle w:val="md-plain"/>
          <w:rFonts w:hint="eastAsia"/>
        </w:rPr>
        <w:t>相关的研究方法主要有网络分析法、压力测试、仿真模拟方法</w:t>
      </w:r>
      <w:r w:rsidR="00397BBD">
        <w:rPr>
          <w:rStyle w:val="md-plain"/>
          <w:rFonts w:hint="eastAsia"/>
        </w:rPr>
        <w:t>，或者数理分析中的随机过程、博弈论等方法</w:t>
      </w:r>
      <w:r w:rsidR="004670F5">
        <w:rPr>
          <w:rStyle w:val="md-plain"/>
          <w:rFonts w:hint="eastAsia"/>
        </w:rPr>
        <w:t>。</w:t>
      </w:r>
      <w:r w:rsidR="00BB0C3D" w:rsidRPr="005B6FB5">
        <w:fldChar w:fldCharType="begin"/>
      </w:r>
      <w:r w:rsidR="00BB0C3D" w:rsidRPr="005B6FB5">
        <w:instrText xml:space="preserve"> ADDIN ZOTERO_ITEM CSL_CITATION {"citationID":"5sYb7PJa","properties":{"formattedCitation":"(Allen\\uc0\\u31561{}, 2000)","plainCitation":"(Allen等, 2000)","noteIndex":0},"citationItems":[{"id":567,"uris":["http://zotero.org/users/6240833/items/9VLSTGKX"],"uri":["http://zotero.org/users/6240833/items/9VLSTGKX"],"itemData":{"id":567,"type":"article-journal","abstract":"Financial contagion is modeled as an equilibrium phenomenon. Because liquidity preference shocks are imperfectly correlated across regions, banks hold interregional claims on other banks to provide insurance against liquidity preference shocks. When there is no aggregate uncertainty, the firstest allocation of risk sharing can be achieved. However, this arrangement is financially fragile. A small liquidity preference shock in one region can spread by contagion throughout the economy. The possibility of contagion depends strongly on the completeness of the structure of interregional claims. Complete claims structures are shown to be more robust than incomplete structures.","archive_location":"CNKI","container-title":"Journal of Political Economy","issue":"1","journalAbbreviation":"Journal of Political Economy","title":"Financial Contagion","volume":"108","author":[{"family":"Allen","given":"Franklin"},{"family":"Gale","given":"Douglas"}],"issued":{"date-parts":[["2000"]]}}}],"schema":"https://github.com/citation-style-language/schema/raw/master/csl-citation.json"} </w:instrText>
      </w:r>
      <w:r w:rsidR="00BB0C3D" w:rsidRPr="005B6FB5">
        <w:fldChar w:fldCharType="separate"/>
      </w:r>
      <w:r w:rsidR="00BB0C3D" w:rsidRPr="005B6FB5">
        <w:rPr>
          <w:rFonts w:cs="Times New Roman"/>
        </w:rPr>
        <w:t>(Allen等, 2000)</w:t>
      </w:r>
      <w:r w:rsidR="00BB0C3D" w:rsidRPr="005B6FB5">
        <w:fldChar w:fldCharType="end"/>
      </w:r>
      <w:r w:rsidR="00BB0C3D" w:rsidRPr="005B6FB5">
        <w:rPr>
          <w:rFonts w:hint="eastAsia"/>
        </w:rPr>
        <w:t>的</w:t>
      </w:r>
      <w:r w:rsidR="00397BBD">
        <w:rPr>
          <w:rFonts w:hint="eastAsia"/>
        </w:rPr>
        <w:t>早期</w:t>
      </w:r>
      <w:r w:rsidR="00BB0C3D" w:rsidRPr="005B6FB5">
        <w:rPr>
          <w:rFonts w:hint="eastAsia"/>
        </w:rPr>
        <w:t>研究</w:t>
      </w:r>
      <w:r w:rsidR="00397BBD">
        <w:rPr>
          <w:rFonts w:hint="eastAsia"/>
        </w:rPr>
        <w:t>，</w:t>
      </w:r>
      <w:r w:rsidR="00BB0C3D" w:rsidRPr="005B6FB5">
        <w:rPr>
          <w:rFonts w:hint="eastAsia"/>
        </w:rPr>
        <w:t>从银行间市场的关联性的角度，创</w:t>
      </w:r>
      <w:r w:rsidR="00BB0C3D" w:rsidRPr="005B6FB5">
        <w:t>新性</w:t>
      </w:r>
      <w:r w:rsidR="00BB0C3D" w:rsidRPr="005B6FB5">
        <w:rPr>
          <w:rFonts w:hint="eastAsia"/>
        </w:rPr>
        <w:t>地将风</w:t>
      </w:r>
      <w:r w:rsidR="00BB0C3D" w:rsidRPr="005B6FB5">
        <w:t>险在银行间市场的</w:t>
      </w:r>
      <w:r w:rsidR="00BB0C3D" w:rsidRPr="005B6FB5">
        <w:rPr>
          <w:rFonts w:hint="eastAsia"/>
        </w:rPr>
        <w:t>分担</w:t>
      </w:r>
      <w:r w:rsidR="00BB0C3D" w:rsidRPr="005B6FB5">
        <w:t>问题</w:t>
      </w:r>
      <w:r w:rsidR="00BB0C3D" w:rsidRPr="005B6FB5">
        <w:rPr>
          <w:rFonts w:hint="eastAsia"/>
        </w:rPr>
        <w:t>进行了描述</w:t>
      </w:r>
      <w:r w:rsidR="00BB0C3D" w:rsidRPr="005B6FB5">
        <w:t>，奠定了该领域微观经济学基础。</w:t>
      </w:r>
      <w:r w:rsidR="00BB0C3D" w:rsidRPr="005B6FB5">
        <w:rPr>
          <w:rFonts w:hint="eastAsia"/>
        </w:rPr>
        <w:t>其提出的模型</w:t>
      </w:r>
      <w:r w:rsidR="00BB0C3D" w:rsidRPr="005B6FB5">
        <w:t>构建了三种包含四个银行的</w:t>
      </w:r>
      <w:r w:rsidR="00BB0C3D" w:rsidRPr="005B6FB5">
        <w:rPr>
          <w:rFonts w:hint="eastAsia"/>
        </w:rPr>
        <w:t>网</w:t>
      </w:r>
      <w:r w:rsidR="00BB0C3D" w:rsidRPr="005B6FB5">
        <w:t>络结构</w:t>
      </w:r>
      <w:r w:rsidR="00BB0C3D" w:rsidRPr="005B6FB5">
        <w:rPr>
          <w:rFonts w:hint="eastAsia"/>
        </w:rPr>
        <w:t>单元。</w:t>
      </w:r>
      <w:r w:rsidR="00BB0C3D" w:rsidRPr="005B6FB5">
        <w:t>发现如果银行间市场结构是不完全市场</w:t>
      </w:r>
      <w:r w:rsidR="00BB0C3D" w:rsidRPr="005B6FB5">
        <w:rPr>
          <w:rFonts w:hint="eastAsia"/>
        </w:rPr>
        <w:t>，</w:t>
      </w:r>
      <w:r w:rsidR="00BB0C3D" w:rsidRPr="005B6FB5">
        <w:t>虽然可以实现最优风险分担，但在面临流动性冲击时更容易出现风险传染，从而使得系统更脆弱</w:t>
      </w:r>
      <w:r w:rsidR="00BB0C3D" w:rsidRPr="005B6FB5">
        <w:rPr>
          <w:rFonts w:hint="eastAsia"/>
        </w:rPr>
        <w:t>；如果银行间市场结构是</w:t>
      </w:r>
      <w:r w:rsidR="00BB0C3D" w:rsidRPr="005B6FB5">
        <w:t>完全市场</w:t>
      </w:r>
      <w:r w:rsidR="00BB0C3D" w:rsidRPr="005B6FB5">
        <w:rPr>
          <w:rFonts w:hint="eastAsia"/>
        </w:rPr>
        <w:t>，那么</w:t>
      </w:r>
      <w:r w:rsidR="00BB0C3D" w:rsidRPr="005B6FB5">
        <w:t>可以实现最优风险分担，可以弱化某个银行的初始流动冲击给系统带来的影响。</w:t>
      </w:r>
      <w:r w:rsidR="00BB0C3D">
        <w:rPr>
          <w:rFonts w:hint="eastAsia"/>
        </w:rPr>
        <w:t>后续</w:t>
      </w:r>
      <w:r w:rsidR="00AD222A">
        <w:rPr>
          <w:rFonts w:hint="eastAsia"/>
        </w:rPr>
        <w:t>相关的研究包括冲击对银行间市场的影响</w:t>
      </w:r>
      <w:r w:rsidR="00F419ED">
        <w:rPr>
          <w:rFonts w:hint="eastAsia"/>
        </w:rPr>
        <w:t>，</w:t>
      </w:r>
      <w:r w:rsidR="00AD222A" w:rsidRPr="00AD222A">
        <w:t>包括冲击规模、冲击目标、银行规模、网络结构、银行关联度等对于银行破产比例的影响</w:t>
      </w:r>
      <w:r w:rsidR="00AD222A">
        <w:rPr>
          <w:rFonts w:hint="eastAsia"/>
        </w:rPr>
        <w:t>。</w:t>
      </w:r>
      <w:r w:rsidR="001A4726">
        <w:rPr>
          <w:rFonts w:hint="eastAsia"/>
        </w:rPr>
        <w:t>例如，</w:t>
      </w:r>
      <w:r w:rsidR="00941CC5">
        <w:fldChar w:fldCharType="begin"/>
      </w:r>
      <w:r w:rsidR="00941CC5">
        <w:instrText xml:space="preserve"> ADDIN ZOTERO_ITEM CSL_CITATION {"citationID":"botTROn9","properties":{"formattedCitation":"(Lorenz\\uc0\\u31561{}, 2009)","plainCitation":"(Lorenz等, 2009)","noteIndex":0},"citationItems":[{"id":2220,"uris":["http://zotero.org/users/6240833/items/EWRF4VSI"],"uri":["http://zotero.org/users/6240833/items/EWRF4VSI"],"itemData":{"id":2220,"type":"article-journal","container-title":"European Physical Journal B","issue":"4","note":"Citation Key: Lorenz2009Systemic","page":"441-460","title":"Systemic risk in a unifying framework for cascading processes on networks","volume":"71","author":[{"family":"Lorenz","given":"J."},{"family":"Battiston","given":"S."},{"family":"Schweitzer","given":"F."}],"issued":{"date-parts":[["2009"]]}}}],"schema":"https://github.com/citation-style-language/schema/raw/master/csl-citation.json"} </w:instrText>
      </w:r>
      <w:r w:rsidR="00941CC5">
        <w:fldChar w:fldCharType="separate"/>
      </w:r>
      <w:r w:rsidR="00941CC5" w:rsidRPr="00941CC5">
        <w:rPr>
          <w:rFonts w:cs="Times New Roman"/>
        </w:rPr>
        <w:t>(Lorenz等, 2009)</w:t>
      </w:r>
      <w:r w:rsidR="00941CC5">
        <w:fldChar w:fldCharType="end"/>
      </w:r>
      <w:r w:rsidR="00941CC5">
        <w:rPr>
          <w:rFonts w:hint="eastAsia"/>
        </w:rPr>
        <w:t>分析</w:t>
      </w:r>
      <w:r w:rsidR="00941CC5" w:rsidRPr="00941CC5">
        <w:t>银行破产数量与规模及其概率与银行间关联度之间</w:t>
      </w:r>
      <w:r w:rsidR="00941CC5">
        <w:rPr>
          <w:rFonts w:hint="eastAsia"/>
        </w:rPr>
        <w:t>的关系，研究发现二者</w:t>
      </w:r>
      <w:r w:rsidR="00941CC5" w:rsidRPr="00941CC5">
        <w:rPr>
          <w:rFonts w:hint="eastAsia"/>
        </w:rPr>
        <w:t>存</w:t>
      </w:r>
      <w:r w:rsidR="00941CC5" w:rsidRPr="00941CC5">
        <w:t>在</w:t>
      </w:r>
      <w:r w:rsidR="00941CC5">
        <w:t>“U”</w:t>
      </w:r>
      <w:r w:rsidR="00941CC5" w:rsidRPr="00941CC5">
        <w:t>型关系，即当银行间中等关联程度时，银行破产数量与规模会最小</w:t>
      </w:r>
      <w:r w:rsidR="00941CC5">
        <w:rPr>
          <w:rFonts w:hint="eastAsia"/>
        </w:rPr>
        <w:t>。</w:t>
      </w:r>
      <w:r w:rsidR="00BB0C3D" w:rsidRPr="005B6FB5">
        <w:fldChar w:fldCharType="begin"/>
      </w:r>
      <w:r w:rsidR="006D6185">
        <w:instrText xml:space="preserve"> ADDIN ZOTERO_ITEM CSL_CITATION {"citationID":"HGzDQPtB","properties":{"formattedCitation":"(\\uc0\\u26446{}\\uc0\\u23432{}\\uc0\\u20255{}\\uc0\\u31561{}, 2011)","plainCitation":"(李守伟等, 2011)","noteIndex":0},"citationItems":[{"id":"mDEuQhyX/sMI4i6mT","uris":["http://zotero.org/users/6240833/items/LUB7SL3G"],"uri":["http://zotero.org/users/6240833/items/LUB7SL3G"],"itemData":{"id":359,"type":"article-journal","container-title":"管理工程学报","issue":"2","page":"195-199","title":"基于复杂网络的银行同业拆借市场稳定性研究","volume":"25","author":[{"literal":"李守伟"},{"literal":"何建敏"},{"literal":"庄亚明"},{"literal":"施亚明"}],"issued":{"date-parts":[["2011"]]}}}],"schema":"https://github.com/citation-style-language/schema/raw/master/csl-citation.json"} </w:instrText>
      </w:r>
      <w:r w:rsidR="00BB0C3D" w:rsidRPr="005B6FB5">
        <w:fldChar w:fldCharType="separate"/>
      </w:r>
      <w:r w:rsidR="00BB0C3D" w:rsidRPr="005B6FB5">
        <w:rPr>
          <w:rFonts w:cs="Times New Roman"/>
        </w:rPr>
        <w:t>(李守伟等, 2011)</w:t>
      </w:r>
      <w:r w:rsidR="00BB0C3D" w:rsidRPr="005B6FB5">
        <w:fldChar w:fldCharType="end"/>
      </w:r>
      <w:r w:rsidR="00BB0C3D" w:rsidRPr="005B6FB5">
        <w:t>从复杂</w:t>
      </w:r>
      <w:r w:rsidR="00BB0C3D" w:rsidRPr="005B6FB5">
        <w:rPr>
          <w:rFonts w:hint="eastAsia"/>
        </w:rPr>
        <w:t>网络视角，</w:t>
      </w:r>
      <w:r w:rsidR="00BB0C3D" w:rsidRPr="005B6FB5">
        <w:t>通过删除网络的节点和边</w:t>
      </w:r>
      <w:r w:rsidR="00BB0C3D" w:rsidRPr="005B6FB5">
        <w:rPr>
          <w:rFonts w:hint="eastAsia"/>
        </w:rPr>
        <w:t>以</w:t>
      </w:r>
      <w:r w:rsidR="00BB0C3D" w:rsidRPr="005B6FB5">
        <w:t>分析网络的连通性，以此方法模拟银行倒闭，</w:t>
      </w:r>
      <w:r w:rsidR="00BB0C3D" w:rsidRPr="005B6FB5">
        <w:rPr>
          <w:rFonts w:hint="eastAsia"/>
        </w:rPr>
        <w:t>研究银行网络结构</w:t>
      </w:r>
      <w:r w:rsidR="001A4726">
        <w:rPr>
          <w:rFonts w:hint="eastAsia"/>
        </w:rPr>
        <w:t>在面</w:t>
      </w:r>
      <w:r w:rsidR="00BB0C3D" w:rsidRPr="005B6FB5">
        <w:rPr>
          <w:rFonts w:hint="eastAsia"/>
        </w:rPr>
        <w:t>对随机性攻击和选择性攻击的承受能力来分析银行</w:t>
      </w:r>
      <w:r w:rsidR="001A4726">
        <w:rPr>
          <w:rFonts w:hint="eastAsia"/>
        </w:rPr>
        <w:t>间</w:t>
      </w:r>
      <w:r w:rsidR="00BB0C3D" w:rsidRPr="005B6FB5">
        <w:rPr>
          <w:rFonts w:hint="eastAsia"/>
        </w:rPr>
        <w:t>市场的稳定性，研究发现银行网络对于随机性攻击具有较高的稳定性，对于选择性攻击具有较低的稳定性，并且两种攻攻击方式对银行网络影响的差异大小与阈值有关。</w:t>
      </w:r>
      <w:r w:rsidR="00BB0C3D" w:rsidRPr="005B6FB5">
        <w:fldChar w:fldCharType="begin"/>
      </w:r>
      <w:r w:rsidR="006D6185">
        <w:instrText xml:space="preserve"> ADDIN ZOTERO_ITEM CSL_CITATION {"citationID":"Sv6hclvq","properties":{"formattedCitation":"(\\uc0\\u26446{}\\uc0\\u23432{}\\uc0\\u20255{}\\uc0\\u31561{}, 2012)","plainCitation":"(李守伟等, 2012)","noteIndex":0},"citationItems":[{"id":"mDEuQhyX/u2s4HHST","uris":["http://zotero.org/users/6240833/items/8K47FHCD"],"uri":["http://zotero.org/users/6240833/items/8K47FHCD"],"itemData":{"id":360,"type":"article-journal","container-title":"管理工程学报","issue":"4","page":"75-80+103","title":"不同网络结构下银行间传染风险研究","author":[{"literal":"李守伟"},{"literal":"何建敏"}],"issued":{"date-parts":[["2012"]]}}}],"schema":"https://github.com/citation-style-language/schema/raw/master/csl-citation.json"} </w:instrText>
      </w:r>
      <w:r w:rsidR="00BB0C3D" w:rsidRPr="005B6FB5">
        <w:fldChar w:fldCharType="separate"/>
      </w:r>
      <w:r w:rsidR="00BB0C3D" w:rsidRPr="005B6FB5">
        <w:rPr>
          <w:rFonts w:cs="Times New Roman"/>
        </w:rPr>
        <w:t>(李守伟等, 2012)</w:t>
      </w:r>
      <w:r w:rsidR="00BB0C3D" w:rsidRPr="005B6FB5">
        <w:fldChar w:fldCharType="end"/>
      </w:r>
      <w:r w:rsidR="00BB0C3D" w:rsidRPr="005B6FB5">
        <w:t>基于</w:t>
      </w:r>
      <w:r w:rsidR="00BB0C3D" w:rsidRPr="005B6FB5">
        <w:fldChar w:fldCharType="begin"/>
      </w:r>
      <w:r w:rsidR="00BB0C3D" w:rsidRPr="005B6FB5">
        <w:instrText xml:space="preserve"> ADDIN ZOTERO_ITEM CSL_CITATION {"citationID":"Y8C0217V","properties":{"formattedCitation":"(Allen\\uc0\\u31561{}, 2000)","plainCitation":"(Allen等, 2000)","noteIndex":0},"citationItems":[{"id":567,"uris":["http://zotero.org/users/6240833/items/9VLSTGKX"],"uri":["http://zotero.org/users/6240833/items/9VLSTGKX"],"itemData":{"id":567,"type":"article-journal","abstract":"Financial contagion is modeled as an equilibrium phenomenon. Because liquidity preference shocks are imperfectly correlated across regions, banks hold interregional claims on other banks to provide insurance against liquidity preference shocks. When there is no aggregate uncertainty, the firstest allocation of risk sharing can be achieved. However, this arrangement is financially fragile. A small liquidity preference shock in one region can spread by contagion throughout the economy. The possibility of contagion depends strongly on the completeness of the structure of interregional claims. Complete claims structures are shown to be more robust than incomplete structures.","archive_location":"CNKI","container-title":"Journal of Political Economy","issue":"1","journalAbbreviation":"Journal of Political Economy","title":"Financial Contagion","volume":"108","author":[{"family":"Allen","given":"Franklin"},{"family":"Gale","given":"Douglas"}],"issued":{"date-parts":[["2000"]]}}}],"schema":"https://github.com/citation-style-language/schema/raw/master/csl-citation.json"} </w:instrText>
      </w:r>
      <w:r w:rsidR="00BB0C3D" w:rsidRPr="005B6FB5">
        <w:fldChar w:fldCharType="separate"/>
      </w:r>
      <w:r w:rsidR="00BB0C3D" w:rsidRPr="005B6FB5">
        <w:rPr>
          <w:rFonts w:cs="Times New Roman"/>
        </w:rPr>
        <w:t>(Allen等, 2000)</w:t>
      </w:r>
      <w:r w:rsidR="00BB0C3D" w:rsidRPr="005B6FB5">
        <w:fldChar w:fldCharType="end"/>
      </w:r>
      <w:r w:rsidR="00BB0C3D" w:rsidRPr="005B6FB5">
        <w:rPr>
          <w:rFonts w:hint="eastAsia"/>
        </w:rPr>
        <w:t>，</w:t>
      </w:r>
      <w:r w:rsidR="00BB0C3D" w:rsidRPr="005B6FB5">
        <w:t>分析随机性冲击和选择性冲击下传染的风险特征和稳定性</w:t>
      </w:r>
      <w:r w:rsidR="00BB0C3D" w:rsidRPr="005B6FB5">
        <w:rPr>
          <w:rFonts w:hint="eastAsia"/>
        </w:rPr>
        <w:t>。通过</w:t>
      </w:r>
      <w:r w:rsidR="00BB0C3D" w:rsidRPr="005B6FB5">
        <w:t>设定银行间市场网络结构为随机网络、小世界网络、无标度网络，给出构建方法</w:t>
      </w:r>
      <w:r w:rsidR="00BB0C3D" w:rsidRPr="005B6FB5">
        <w:rPr>
          <w:rFonts w:hint="eastAsia"/>
        </w:rPr>
        <w:t>。</w:t>
      </w:r>
      <w:r w:rsidR="00BB0C3D" w:rsidRPr="005B6FB5">
        <w:t>得到模拟分析结果：冲击</w:t>
      </w:r>
      <w:r w:rsidR="00BB0C3D" w:rsidRPr="005B6FB5">
        <w:rPr>
          <w:rFonts w:hint="eastAsia"/>
        </w:rPr>
        <w:t>在小世界网络中造成的传染风险效应最大，在无标度网络中最小。意味着在此三种网络结构下，银行间市场无标度网络面对冲击具有最高的稳定性。</w:t>
      </w:r>
      <w:r w:rsidR="00BB0C3D" w:rsidRPr="005B6FB5">
        <w:fldChar w:fldCharType="begin"/>
      </w:r>
      <w:r w:rsidR="00BB0C3D" w:rsidRPr="005B6FB5">
        <w:instrText xml:space="preserve"> ADDIN ZOTERO_ITEM CSL_CITATION {"citationID":"UzjW7fBf","properties":{"formattedCitation":"(\\uc0\\u24352{}\\uc0\\u38155{}\\uc0\\u21326{}\\uc0\\u31561{}, 2013)","plainCitation":"(张锋华等, 2013)","noteIndex":0},"citationItems":[{"id":1107,"uris":["http://zotero.org/users/6240833/items/GJHPUG2C"],"uri":["http://zotero.org/users/6240833/items/GJHPUG2C"],"itemData":{"id":1107,"type":"article-journal","abstract":"流动性危机是银</w:instrText>
      </w:r>
      <w:r w:rsidR="00BB0C3D" w:rsidRPr="005B6FB5">
        <w:rPr>
          <w:rFonts w:ascii="PingFang SC" w:eastAsia="PingFang SC" w:hAnsi="PingFang SC" w:cs="PingFang SC" w:hint="eastAsia"/>
        </w:rPr>
        <w:instrText>⾏</w:instrText>
      </w:r>
      <w:r w:rsidR="00BB0C3D" w:rsidRPr="005B6FB5">
        <w:rPr>
          <w:rFonts w:hint="eastAsia"/>
        </w:rPr>
        <w:instrText>倒闭的重要原因，在</w:instrText>
      </w:r>
      <w:r w:rsidR="00BB0C3D" w:rsidRPr="005B6FB5">
        <w:rPr>
          <w:rFonts w:ascii="PingFang SC" w:eastAsia="PingFang SC" w:hAnsi="PingFang SC" w:cs="PingFang SC" w:hint="eastAsia"/>
        </w:rPr>
        <w:instrText>⾦</w:instrText>
      </w:r>
      <w:r w:rsidR="00BB0C3D" w:rsidRPr="005B6FB5">
        <w:rPr>
          <w:rFonts w:hint="eastAsia"/>
        </w:rPr>
        <w:instrText>融危机形成和传染过程中起关键作</w:instrText>
      </w:r>
      <w:r w:rsidR="00BB0C3D" w:rsidRPr="005B6FB5">
        <w:rPr>
          <w:rFonts w:ascii="PingFang SC" w:eastAsia="PingFang SC" w:hAnsi="PingFang SC" w:cs="PingFang SC" w:hint="eastAsia"/>
        </w:rPr>
        <w:instrText>⽤</w:instrText>
      </w:r>
      <w:r w:rsidR="00BB0C3D" w:rsidRPr="005B6FB5">
        <w:instrText>)。银</w:instrText>
      </w:r>
      <w:r w:rsidR="00BB0C3D" w:rsidRPr="005B6FB5">
        <w:rPr>
          <w:rFonts w:ascii="PingFang SC" w:eastAsia="PingFang SC" w:hAnsi="PingFang SC" w:cs="PingFang SC" w:hint="eastAsia"/>
        </w:rPr>
        <w:instrText>⾏⽹</w:instrText>
      </w:r>
      <w:r w:rsidR="00BB0C3D" w:rsidRPr="005B6FB5">
        <w:rPr>
          <w:rFonts w:hint="eastAsia"/>
        </w:rPr>
        <w:instrText>络流动性动态配置正是流动性危机形成的微观基础。因此，银</w:instrText>
      </w:r>
      <w:r w:rsidR="00BB0C3D" w:rsidRPr="005B6FB5">
        <w:rPr>
          <w:rFonts w:ascii="PingFang SC" w:eastAsia="PingFang SC" w:hAnsi="PingFang SC" w:cs="PingFang SC" w:hint="eastAsia"/>
        </w:rPr>
        <w:instrText>⾏⽹</w:instrText>
      </w:r>
      <w:r w:rsidR="00BB0C3D" w:rsidRPr="005B6FB5">
        <w:rPr>
          <w:rFonts w:hint="eastAsia"/>
        </w:rPr>
        <w:instrText>络间流动性动态配置对于研</w:instrText>
      </w:r>
      <w:r w:rsidR="00BB0C3D" w:rsidRPr="005B6FB5">
        <w:instrText xml:space="preserve"> 究</w:instrText>
      </w:r>
      <w:r w:rsidR="00BB0C3D" w:rsidRPr="005B6FB5">
        <w:rPr>
          <w:rFonts w:ascii="PingFang SC" w:eastAsia="PingFang SC" w:hAnsi="PingFang SC" w:cs="PingFang SC" w:hint="eastAsia"/>
        </w:rPr>
        <w:instrText>⾦</w:instrText>
      </w:r>
      <w:r w:rsidR="00BB0C3D" w:rsidRPr="005B6FB5">
        <w:rPr>
          <w:rFonts w:hint="eastAsia"/>
        </w:rPr>
        <w:instrText>融危机具有很强的现实意义。构建银</w:instrText>
      </w:r>
      <w:r w:rsidR="00BB0C3D" w:rsidRPr="005B6FB5">
        <w:rPr>
          <w:rFonts w:ascii="PingFang SC" w:eastAsia="PingFang SC" w:hAnsi="PingFang SC" w:cs="PingFang SC" w:hint="eastAsia"/>
        </w:rPr>
        <w:instrText>⾏⽹</w:instrText>
      </w:r>
      <w:r w:rsidR="00BB0C3D" w:rsidRPr="005B6FB5">
        <w:rPr>
          <w:rFonts w:hint="eastAsia"/>
        </w:rPr>
        <w:instrText>络流动性转移的多主体模型可以模拟银</w:instrText>
      </w:r>
      <w:r w:rsidR="00BB0C3D" w:rsidRPr="005B6FB5">
        <w:rPr>
          <w:rFonts w:ascii="PingFang SC" w:eastAsia="PingFang SC" w:hAnsi="PingFang SC" w:cs="PingFang SC" w:hint="eastAsia"/>
        </w:rPr>
        <w:instrText>⾏⽹</w:instrText>
      </w:r>
      <w:r w:rsidR="00BB0C3D" w:rsidRPr="005B6FB5">
        <w:rPr>
          <w:rFonts w:hint="eastAsia"/>
        </w:rPr>
        <w:instrText>络流动性再分配的过程，模拟结果表明银</w:instrText>
      </w:r>
      <w:r w:rsidR="00BB0C3D" w:rsidRPr="005B6FB5">
        <w:rPr>
          <w:rFonts w:ascii="PingFang SC" w:eastAsia="PingFang SC" w:hAnsi="PingFang SC" w:cs="PingFang SC" w:hint="eastAsia"/>
        </w:rPr>
        <w:instrText>⾏⽹</w:instrText>
      </w:r>
      <w:r w:rsidR="00BB0C3D" w:rsidRPr="005B6FB5">
        <w:rPr>
          <w:rFonts w:hint="eastAsia"/>
        </w:rPr>
        <w:instrText>络结构、连接度都对</w:instrText>
      </w:r>
      <w:r w:rsidR="00BB0C3D" w:rsidRPr="005B6FB5">
        <w:rPr>
          <w:rFonts w:ascii="PingFang SC" w:eastAsia="PingFang SC" w:hAnsi="PingFang SC" w:cs="PingFang SC" w:hint="eastAsia"/>
        </w:rPr>
        <w:instrText>⽹</w:instrText>
      </w:r>
      <w:r w:rsidR="00BB0C3D" w:rsidRPr="005B6FB5">
        <w:rPr>
          <w:rFonts w:hint="eastAsia"/>
        </w:rPr>
        <w:instrText>络流动性转移效率有重要影</w:instrText>
      </w:r>
      <w:r w:rsidR="00BB0C3D" w:rsidRPr="005B6FB5">
        <w:instrText xml:space="preserve"> 响 。最后提出了基于这</w:instrText>
      </w:r>
      <w:r w:rsidR="00BB0C3D" w:rsidRPr="005B6FB5">
        <w:rPr>
          <w:rFonts w:ascii="PingFang SC" w:eastAsia="PingFang SC" w:hAnsi="PingFang SC" w:cs="PingFang SC" w:hint="eastAsia"/>
        </w:rPr>
        <w:instrText>⼀</w:instrText>
      </w:r>
      <w:r w:rsidR="00BB0C3D" w:rsidRPr="005B6FB5">
        <w:rPr>
          <w:rFonts w:hint="eastAsia"/>
        </w:rPr>
        <w:instrText>模型给出了提</w:instrText>
      </w:r>
      <w:r w:rsidR="00BB0C3D" w:rsidRPr="005B6FB5">
        <w:rPr>
          <w:rFonts w:ascii="PingFang SC" w:eastAsia="PingFang SC" w:hAnsi="PingFang SC" w:cs="PingFang SC" w:hint="eastAsia"/>
        </w:rPr>
        <w:instrText>⾼</w:instrText>
      </w:r>
      <w:r w:rsidR="00BB0C3D" w:rsidRPr="005B6FB5">
        <w:rPr>
          <w:rFonts w:hint="eastAsia"/>
        </w:rPr>
        <w:instrText>银</w:instrText>
      </w:r>
      <w:r w:rsidR="00BB0C3D" w:rsidRPr="005B6FB5">
        <w:rPr>
          <w:rFonts w:ascii="PingFang SC" w:eastAsia="PingFang SC" w:hAnsi="PingFang SC" w:cs="PingFang SC" w:hint="eastAsia"/>
        </w:rPr>
        <w:instrText>⾏⽹</w:instrText>
      </w:r>
      <w:r w:rsidR="00BB0C3D" w:rsidRPr="005B6FB5">
        <w:rPr>
          <w:rFonts w:hint="eastAsia"/>
        </w:rPr>
        <w:instrText>络流动性转移效率的</w:instrText>
      </w:r>
      <w:r w:rsidR="00BB0C3D" w:rsidRPr="005B6FB5">
        <w:rPr>
          <w:rFonts w:ascii="PingFang SC" w:eastAsia="PingFang SC" w:hAnsi="PingFang SC" w:cs="PingFang SC" w:hint="eastAsia"/>
        </w:rPr>
        <w:instrText>⻓</w:instrText>
      </w:r>
      <w:r w:rsidR="00BB0C3D" w:rsidRPr="005B6FB5">
        <w:rPr>
          <w:rFonts w:hint="eastAsia"/>
        </w:rPr>
        <w:instrText>效机制以及流动性危机的应急措施的政策建议。</w:instrText>
      </w:r>
      <w:r w:rsidR="00BB0C3D" w:rsidRPr="005B6FB5">
        <w:instrText xml:space="preserve">","archive_location":"CNKI","call-number":"15-1052/N","container-title":"内蒙古大学学报(自然科学版)","issue":"04","note":"ISBN: 1000-1638","page":"431-434","title":"多主体模型下的银行网络流动性转移","volume":"44","author":[{"literal":"张锋华"},{"literal":"李红刚"}],"issued":{"date-parts":[["2013"]]}}}],"schema":"https://github.com/citation-style-language/schema/raw/master/csl-citation.json"} </w:instrText>
      </w:r>
      <w:r w:rsidR="00BB0C3D" w:rsidRPr="005B6FB5">
        <w:fldChar w:fldCharType="separate"/>
      </w:r>
      <w:r w:rsidR="00BB0C3D" w:rsidRPr="005B6FB5">
        <w:rPr>
          <w:rFonts w:cs="Times New Roman"/>
        </w:rPr>
        <w:t>(张锋华等, 2013)</w:t>
      </w:r>
      <w:r w:rsidR="00BB0C3D" w:rsidRPr="005B6FB5">
        <w:fldChar w:fldCharType="end"/>
      </w:r>
      <w:r w:rsidR="00BB0C3D" w:rsidRPr="005B6FB5">
        <w:t>在</w:t>
      </w:r>
      <w:r w:rsidR="00BB0C3D" w:rsidRPr="005B6FB5">
        <w:rPr>
          <w:rFonts w:hint="eastAsia"/>
        </w:rPr>
        <w:t>银行倒闭诸多原因中，流动性危机比资不抵债对银行的影响更大。为</w:t>
      </w:r>
      <w:r w:rsidR="00BB0C3D" w:rsidRPr="005B6FB5">
        <w:t>模拟金融危机中银行网络流动性再分配过程</w:t>
      </w:r>
      <w:r w:rsidR="00BB0C3D" w:rsidRPr="005B6FB5">
        <w:rPr>
          <w:rFonts w:hint="eastAsia"/>
        </w:rPr>
        <w:t>，以</w:t>
      </w:r>
      <w:r w:rsidR="00BB0C3D" w:rsidRPr="005B6FB5">
        <w:t>研究</w:t>
      </w:r>
      <w:r w:rsidR="00BB0C3D" w:rsidRPr="005B6FB5">
        <w:rPr>
          <w:rFonts w:hint="eastAsia"/>
        </w:rPr>
        <w:t>银行网络的流动性转移效率，</w:t>
      </w:r>
      <w:r w:rsidR="00BB0C3D" w:rsidRPr="005B6FB5">
        <w:t>结合复杂网络理论与</w:t>
      </w:r>
      <w:r w:rsidR="00BB0C3D" w:rsidRPr="005B6FB5">
        <w:fldChar w:fldCharType="begin"/>
      </w:r>
      <w:r w:rsidR="00BB0C3D" w:rsidRPr="005B6FB5">
        <w:instrText xml:space="preserve"> ADDIN ZOTERO_ITEM CSL_CITATION {"citationID":"paaVuFdk","properties":{"formattedCitation":"(Eboli, 2010)","plainCitation":"(Eboli, 2010)","noteIndex":0},"citationItems":[{"id":406,"uris":["http://zotero.org/users/6240833/items/TKHYAMB4"],"uri":["http://zotero.org/users/6240833/items/TKHYAMB4"],"itemData":{"id":406,"type":"article-journal","abstract":"This paper puts forward an algorithm that computes the diffusion of events and actions across networks of economic agents, an algorithm that is applicable when such networks can be represented as weighted directed graphs. The functioning of the algorithm is shown in three applications. First, the algorithm is applied to a model of diffusion of innovation driven by the agents' imitation of their neighbors' behavior. Second, a graph-theoretic model of financial networks is introduced, and the corresponding algorithm is used to compute the so called domino effect, i.e., the diffusion of losses and insolvencies caused by the initial default of one or more agents. Finally, the algorithm is applied to the transfer of deposits operated by interbank liquidity networks. 漏 2010 Wiley Periodicals, Inc.","container-title":"International Journal of Intelligent Systems","DOI":"10.1002/int.20399","ISSN":"08848173, 1098111X","issue":"3","journalAbbreviation":"Int. J. Intell. Syst.","language":"en","page":"237-252","source":"DOI.org (Crossref)","title":"An algorithm of propagation in weighted directed graphs with applications to economics and finance","volume":"25","author":[{"family":"Eboli","given":"Mario"}],"issued":{"date-parts":[["2010",3]]}}}],"schema":"https://github.com/citation-style-language/schema/raw/master/csl-citation.json"} </w:instrText>
      </w:r>
      <w:r w:rsidR="00BB0C3D" w:rsidRPr="005B6FB5">
        <w:fldChar w:fldCharType="separate"/>
      </w:r>
      <w:r w:rsidR="00BB0C3D" w:rsidRPr="005B6FB5">
        <w:rPr>
          <w:rFonts w:cs="Times New Roman"/>
        </w:rPr>
        <w:t>(Eboli, 2010)</w:t>
      </w:r>
      <w:r w:rsidR="00BB0C3D" w:rsidRPr="005B6FB5">
        <w:fldChar w:fldCharType="end"/>
      </w:r>
      <w:r w:rsidR="00BB0C3D" w:rsidRPr="005B6FB5">
        <w:rPr>
          <w:rFonts w:hint="eastAsia"/>
        </w:rPr>
        <w:t>的流动性转移模型，在有向有权随机网络的基础上构建了一个银行网络流动性动态配置的多主体模型。通过向银行网络施加流动性冲击来模拟金融危机中银行网络流动性再分配过程。模拟结果表明银行网络结构、连接度对网络流动性转移效率有重要影响。同等条件下，银行网络流动性转移效率与流动性冲击的大小呈负相关，与网络结构均匀程度及连接度正相关。为此，作者提出两种有效手段用以提高银行网络流动性转移效率：一是增强银行间的信贷联系，并力求同时让银行网络更加均匀；二是减少银行网络受到的流动性冲击；相应的政策建议对应于完善我国银行间拆借市场、充分发挥央行的最后贷款</w:t>
      </w:r>
      <w:r w:rsidR="00BB0C3D" w:rsidRPr="005B6FB5">
        <w:rPr>
          <w:rFonts w:cs="PingFang SC" w:hint="eastAsia"/>
        </w:rPr>
        <w:t>人角色</w:t>
      </w:r>
      <w:r w:rsidR="00BB0C3D" w:rsidRPr="005B6FB5">
        <w:rPr>
          <w:rFonts w:hint="eastAsia"/>
        </w:rPr>
        <w:t>。</w:t>
      </w:r>
      <w:r w:rsidR="00BB0C3D" w:rsidRPr="005B6FB5">
        <w:fldChar w:fldCharType="begin"/>
      </w:r>
      <w:r w:rsidR="00BB0C3D" w:rsidRPr="005B6FB5">
        <w:instrText xml:space="preserve"> ADDIN ZOTERO_ITEM CSL_CITATION {"citationID":"eu3kJt1J","properties":{"formattedCitation":"(\\uc0\\u24429{}\\uc0\\u24314{}\\uc0\\u21018{}\\uc0\\u31561{}, 2013)","plainCitation":"(彭建刚等, 2013)","noteIndex":0},"citationItems":[{"id":1130,"uris":["http://zotero.org/users/6240833/items/5NG9TDAV"],"uri":["http://zotero.org/users/6240833/items/5NG9TDAV"],"itemData":{"id":1130,"type":"article-journal","abstract":"银行间同业拆借市场是流动性风险传染的重要渠道,其市场结构健全与否关系到金融体系的稳健程度。本文采用压力测试方法对我国银行间同业市场上分类交易商之间的流动性风险传染效应进行了研究,结果发现:大规模流动性</w:instrText>
      </w:r>
      <w:r w:rsidR="00BB0C3D" w:rsidRPr="005B6FB5">
        <w:rPr>
          <w:rFonts w:hint="eastAsia"/>
        </w:rPr>
        <w:instrText>冲击会导致流动性风险蔓延和同业市场交易量萎缩</w:instrText>
      </w:r>
      <w:r w:rsidR="00BB0C3D" w:rsidRPr="005B6FB5">
        <w:instrText>,但在小规模流动性冲击下,风险具有收敛性。这表明我国同业市场具有一定程度的稳定性,但监管部门有必要对系统重要性银行实施更为审慎的流动性风险监管。","archive_location":"CNKI","call-number":"43-1161/C","container-title":"湖南社会科学","issue":"05","note":"ISBN: 1009-5675","page":"141-145","title":"同业拆借视角下银行业流动性风险传</w:instrText>
      </w:r>
      <w:r w:rsidR="00BB0C3D" w:rsidRPr="005B6FB5">
        <w:rPr>
          <w:rFonts w:hint="eastAsia"/>
        </w:rPr>
        <w:instrText>染效应研究</w:instrText>
      </w:r>
      <w:r w:rsidR="00BB0C3D" w:rsidRPr="005B6FB5">
        <w:instrText xml:space="preserve">","author":[{"literal":"彭建刚"},{"literal":"童磊"}],"issued":{"date-parts":[["2013"]]}}}],"schema":"https://github.com/citation-style-language/schema/raw/master/csl-citation.json"} </w:instrText>
      </w:r>
      <w:r w:rsidR="00BB0C3D" w:rsidRPr="005B6FB5">
        <w:fldChar w:fldCharType="separate"/>
      </w:r>
      <w:r w:rsidR="00BB0C3D" w:rsidRPr="005B6FB5">
        <w:rPr>
          <w:rFonts w:cs="Times New Roman"/>
        </w:rPr>
        <w:t>(彭建刚等, 2013)</w:t>
      </w:r>
      <w:r w:rsidR="00BB0C3D" w:rsidRPr="005B6FB5">
        <w:fldChar w:fldCharType="end"/>
      </w:r>
      <w:r w:rsidR="00BB0C3D" w:rsidRPr="005B6FB5">
        <w:t>基于</w:t>
      </w:r>
      <w:r w:rsidR="00BB0C3D" w:rsidRPr="005B6FB5">
        <w:fldChar w:fldCharType="begin"/>
      </w:r>
      <w:r w:rsidR="00BB0C3D" w:rsidRPr="005B6FB5">
        <w:instrText xml:space="preserve"> ADDIN ZOTERO_ITEM CSL_CITATION {"citationID":"lskctocI","properties":{"formattedCitation":"(Allen\\uc0\\u31561{}, 2000)","plainCitation":"(Allen等, 2000)","noteIndex":0},"citationItems":[{"id":567,"uris":["http://zotero.org/users/6240833/items/9VLSTGKX"],"uri":["http://zotero.org/users/6240833/items/9VLSTGKX"],"itemData":{"id":567,"type":"article-journal","abstract":"Financial contagion is modeled as an equilibrium phenomenon. Because liquidity preference shocks are imperfectly correlated across regions, banks hold interregional claims on other banks to provide insurance against liquidity preference shocks. When there is no aggregate uncertainty, the firstest allocation of risk sharing can be achieved. However, this arrangement is financially fragile. A small liquidity preference shock in one region can spread by contagion throughout the economy. The possibility of contagion depends strongly on the completeness of the structure of interregional claims. Complete claims structures are shown to be more robust than incomplete structures.","archive_location":"CNKI","container-title":"Journal of Political Economy","issue":"1","journalAbbreviation":"Journal of Political Economy","title":"Financial Contagion","volume":"108","author":[{"family":"Allen","given":"Franklin"},{"family":"Gale","given":"Douglas"}],"issued":{"date-parts":[["2000"]]}}}],"schema":"https://github.com/citation-style-language/schema/raw/master/csl-citation.json"} </w:instrText>
      </w:r>
      <w:r w:rsidR="00BB0C3D" w:rsidRPr="005B6FB5">
        <w:fldChar w:fldCharType="separate"/>
      </w:r>
      <w:r w:rsidR="00BB0C3D" w:rsidRPr="005B6FB5">
        <w:rPr>
          <w:rFonts w:cs="Times New Roman"/>
        </w:rPr>
        <w:t>(Allen等, 2000)</w:t>
      </w:r>
      <w:r w:rsidR="00BB0C3D" w:rsidRPr="005B6FB5">
        <w:fldChar w:fldCharType="end"/>
      </w:r>
      <w:r w:rsidR="00BB0C3D" w:rsidRPr="005B6FB5">
        <w:t>的研究的四种代表性的银行间市场网络的结构的机理</w:t>
      </w:r>
      <w:r w:rsidR="00BB0C3D" w:rsidRPr="005B6FB5">
        <w:rPr>
          <w:rFonts w:hint="eastAsia"/>
        </w:rPr>
        <w:t>，采</w:t>
      </w:r>
      <w:r w:rsidR="00BB0C3D" w:rsidRPr="005B6FB5">
        <w:t>用压力测试的方法对我国银行间同业市场上分类交易商之间的流动性和风险传染效应进行了研究。</w:t>
      </w:r>
      <w:r w:rsidR="00BB0C3D" w:rsidRPr="005B6FB5">
        <w:rPr>
          <w:rFonts w:hint="eastAsia"/>
        </w:rPr>
        <w:t>研究发现</w:t>
      </w:r>
      <w:r w:rsidR="00BB0C3D" w:rsidRPr="005B6FB5">
        <w:t>小规模流动性冲击下，风险具有收敛性</w:t>
      </w:r>
      <w:r w:rsidR="00BB0C3D" w:rsidRPr="005B6FB5">
        <w:rPr>
          <w:rFonts w:hint="eastAsia"/>
        </w:rPr>
        <w:t>，但是在大</w:t>
      </w:r>
      <w:r w:rsidR="00BB0C3D" w:rsidRPr="005B6FB5">
        <w:t>规模流动性冲击</w:t>
      </w:r>
      <w:r w:rsidR="00BB0C3D" w:rsidRPr="005B6FB5">
        <w:rPr>
          <w:rFonts w:hint="eastAsia"/>
        </w:rPr>
        <w:t>下</w:t>
      </w:r>
      <w:r w:rsidR="00BB0C3D" w:rsidRPr="005B6FB5">
        <w:t>会导致流动性风险蔓延和同业市场交易量萎缩。</w:t>
      </w:r>
      <w:r w:rsidR="00BB0C3D" w:rsidRPr="005B6FB5">
        <w:fldChar w:fldCharType="begin"/>
      </w:r>
      <w:r w:rsidR="00BB0C3D" w:rsidRPr="005B6FB5">
        <w:instrText xml:space="preserve"> ADDIN ZOTERO_ITEM CSL_CITATION {"citationID":"7VduLo2F","properties":{"formattedCitation":"(Gai\\uc0\\u31561{}, 2010)","plainCitation":"(Gai等, 2010)","noteIndex":0},"citationItems":[{"id":401,"uris":["http://zotero.org/users/6240833/items/XCFG876J"],"uri":["http://zotero.org/users/6240833/items/XCFG876J"],"itemData":{"id":401,"type":"article-journal","container-title":"Proceedings of the Royal Society A: Mathematical, Physical and Engineering Sciences","DOI":"10.1098/rspa.2009.0410","ISSN":"1364-5021, 1471-2946","issue":"2120","journalAbbreviation":"Proc. R. Soc. A","language":"en","page":"2401-2423","source":"DOI.org (Crossref)","title":"Contagion in financial networks","volume":"466","author":[{"family":"Gai","given":"Prasanna"},{"family":"Kapadia","given":"Sujit"}],"issued":{"date-parts":[["2010",8,8]]}}}],"schema":"https://github.com/citation-style-language/schema/raw/master/csl-citation.json"} </w:instrText>
      </w:r>
      <w:r w:rsidR="00BB0C3D" w:rsidRPr="005B6FB5">
        <w:fldChar w:fldCharType="separate"/>
      </w:r>
      <w:r w:rsidR="00BB0C3D" w:rsidRPr="005B6FB5">
        <w:rPr>
          <w:rFonts w:cs="Times New Roman"/>
        </w:rPr>
        <w:t>(Gai等, 2010)</w:t>
      </w:r>
      <w:r w:rsidR="00BB0C3D" w:rsidRPr="005B6FB5">
        <w:fldChar w:fldCharType="end"/>
      </w:r>
      <w:r w:rsidR="00BB0C3D" w:rsidRPr="005B6FB5">
        <w:t>探讨了网络结构的变化和资产市场流动性如何影响传染的可能性和潜在影响。</w:t>
      </w:r>
      <w:r w:rsidR="00BB0C3D" w:rsidRPr="005B6FB5">
        <w:rPr>
          <w:rFonts w:hint="eastAsia"/>
        </w:rPr>
        <w:t>通过构建</w:t>
      </w:r>
      <w:r w:rsidR="00BB0C3D" w:rsidRPr="005B6FB5">
        <w:t>具有任意结构的金融网络中传染的分析模型</w:t>
      </w:r>
      <w:r w:rsidR="00BB0C3D" w:rsidRPr="005B6FB5">
        <w:rPr>
          <w:rFonts w:hint="eastAsia"/>
        </w:rPr>
        <w:t>，发现</w:t>
      </w:r>
      <w:r w:rsidR="00BB0C3D" w:rsidRPr="005B6FB5">
        <w:t>金融系统表现出了强大的但仍脆弱的趋势</w:t>
      </w:r>
      <w:r w:rsidR="00BB0C3D" w:rsidRPr="005B6FB5">
        <w:rPr>
          <w:rFonts w:hint="eastAsia"/>
        </w:rPr>
        <w:t>。</w:t>
      </w:r>
      <w:r w:rsidR="00BB0C3D" w:rsidRPr="005B6FB5">
        <w:t>尽管传染的可能性可能很小，但是当问题发生时，这种影响可能会非常广泛。</w:t>
      </w:r>
      <w:r w:rsidR="00941CC5">
        <w:fldChar w:fldCharType="begin"/>
      </w:r>
      <w:r w:rsidR="00941CC5">
        <w:instrText xml:space="preserve"> ADDIN ZOTERO_ITEM CSL_CITATION {"citationID":"5zqpiONW","properties":{"formattedCitation":"(Ladley, 2013)","plainCitation":"(Ladley, 2013)","noteIndex":0},"citationItems":[{"id":2217,"uris":["http://zotero.org/users/6240833/items/9UJIVFKD"],"uri":["http://zotero.org/users/6240833/items/9UJIVFKD"],"itemData":{"id":2217,"type":"article-journal","container-title":"Journal of Economic Dynamics and Control","DOI":"10.1016/j.jedc.2013.03.009","ISSN":"01651889","issue":"7","journalAbbreviation":"Journal of Economic Dynamics and Control","language":"en","page":"1384-1400","source":"DOI.org (Crossref)","title":"Contagion and risk-sharing on the inter-bank market","volume":"37","author":[{"family":"Ladley","given":"Daniel"}],"issued":{"date-parts":[["2013",7]]}}}],"schema":"https://github.com/citation-style-language/schema/raw/master/csl-citation.json"} </w:instrText>
      </w:r>
      <w:r w:rsidR="00941CC5">
        <w:fldChar w:fldCharType="separate"/>
      </w:r>
      <w:r w:rsidR="00941CC5">
        <w:rPr>
          <w:noProof/>
        </w:rPr>
        <w:t>(Ladley, 2013)</w:t>
      </w:r>
      <w:r w:rsidR="00941CC5">
        <w:fldChar w:fldCharType="end"/>
      </w:r>
      <w:r w:rsidR="00941CC5" w:rsidRPr="00941CC5">
        <w:t>比较了大规模冲击和小规模冲击下银行间市场的作用。</w:t>
      </w:r>
      <w:r w:rsidR="00941CC5">
        <w:rPr>
          <w:rFonts w:hint="eastAsia"/>
        </w:rPr>
        <w:t>研究发现，</w:t>
      </w:r>
      <w:r w:rsidR="00941CC5" w:rsidRPr="00941CC5">
        <w:t>一般而言，在大规模风险冲击下，银行间市场起到了放大器作用；而在小规模冲击下，银行间市场则主要起到风险分担和稳定器的作用。</w:t>
      </w:r>
      <w:r w:rsidR="00BB0C3D" w:rsidRPr="005B6FB5">
        <w:fldChar w:fldCharType="begin"/>
      </w:r>
      <w:r w:rsidR="00BB0C3D" w:rsidRPr="005B6FB5">
        <w:instrText xml:space="preserve"> ADDIN ZOTERO_ITEM CSL_CITATION {"citationID":"yagsVici","properties":{"formattedCitation":"(Marcel\\uc0\\u31561{}, 2014)","plainCitation":"(Marcel等, 2014)","noteIndex":0},"citationItems":[{"id":370,"uris":["http://zotero.org/users/6240833/items/R8CPN7GL"],"uri":["http://zotero.org/users/6240833/items/R8CPN7GL"],"itemData":{"id":370,"type":"article-journal","container-title":"SSRN Electronic Journal","title":"Systemic Risk in an Interconnected Banking System with Endogenous Asset Markets","author":[{"family":"Marcel","given":"Bluhm"},{"family":"Pieter","given":"Krahnen Jan"}],"issued":{"date-parts":[["2014"]]}}}],"schema":"https://github.com/citation-style-language/schema/raw/master/csl-citation.json"} </w:instrText>
      </w:r>
      <w:r w:rsidR="00BB0C3D" w:rsidRPr="005B6FB5">
        <w:fldChar w:fldCharType="separate"/>
      </w:r>
      <w:r w:rsidR="00BB0C3D" w:rsidRPr="005B6FB5">
        <w:rPr>
          <w:rFonts w:cs="Times New Roman"/>
        </w:rPr>
        <w:t>(Marcel等, 2014)</w:t>
      </w:r>
      <w:r w:rsidR="00BB0C3D" w:rsidRPr="005B6FB5">
        <w:fldChar w:fldCharType="end"/>
      </w:r>
      <w:r w:rsidR="00BB0C3D" w:rsidRPr="005B6FB5">
        <w:t>研究</w:t>
      </w:r>
      <w:r w:rsidR="00BB0C3D" w:rsidRPr="005B6FB5">
        <w:rPr>
          <w:rFonts w:hint="eastAsia"/>
        </w:rPr>
        <w:t>认为</w:t>
      </w:r>
      <w:r w:rsidR="00BB0C3D" w:rsidRPr="005B6FB5">
        <w:t>，金融</w:t>
      </w:r>
      <w:r w:rsidR="00BB0C3D" w:rsidRPr="005B6FB5">
        <w:lastRenderedPageBreak/>
        <w:t>机构关联是系统性风险的一个主要驱动力，在任何系统性风险分析中，银行间同业拆借都值得高度关注。</w:t>
      </w:r>
    </w:p>
    <w:p w14:paraId="1B4CE6D2" w14:textId="01889357" w:rsidR="004969FD" w:rsidRDefault="004969FD" w:rsidP="004969FD">
      <w:pPr>
        <w:ind w:firstLine="480"/>
      </w:pPr>
      <w:r>
        <w:rPr>
          <w:rFonts w:hint="eastAsia"/>
        </w:rPr>
        <w:t>此外，在银行间同业网络的</w:t>
      </w:r>
      <w:r w:rsidR="00F419ED">
        <w:rPr>
          <w:rFonts w:hint="eastAsia"/>
        </w:rPr>
        <w:t>偿付</w:t>
      </w:r>
      <w:r>
        <w:rPr>
          <w:rFonts w:hint="eastAsia"/>
        </w:rPr>
        <w:t>清算问题</w:t>
      </w:r>
      <w:r w:rsidR="000238E1">
        <w:rPr>
          <w:rFonts w:hint="eastAsia"/>
        </w:rPr>
        <w:t>的</w:t>
      </w:r>
      <w:r w:rsidR="0029661A">
        <w:rPr>
          <w:rFonts w:hint="eastAsia"/>
        </w:rPr>
        <w:t>研究</w:t>
      </w:r>
      <w:r>
        <w:rPr>
          <w:rFonts w:hint="eastAsia"/>
        </w:rPr>
        <w:t>中，</w:t>
      </w:r>
      <w:r w:rsidRPr="005B6FB5">
        <w:fldChar w:fldCharType="begin"/>
      </w:r>
      <w:r w:rsidRPr="005B6FB5">
        <w:instrText xml:space="preserve"> ADDIN ZOTERO_ITEM CSL_CITATION {"citationID":"HMf9ok3o","properties":{"formattedCitation":"(Eisenberg\\uc0\\u31561{}, 2001)","plainCitation":"(Eisenberg等, 2001)","noteIndex":0},"citationItems":[{"id":564,"uris":["http://zotero.org/users/6240833/items/FGPIAVL6"],"uri":["http://zotero.org/users/6240833/items/FGPIAVL6"],"itemData":{"id":564,"type":"article-journal","abstract":"We consider default by firms that are part of a single clearing mechanism. The obligations of all firms within the system are determined simultaneously in a fashion consistent with the priority of debt claims and the limited liability of equity. We first show, via a fixed-point argument, that there always exists a \"clearing payment vector\" that clears the obligations of the members of the clearing system; under mild regularity conditions, this clearing vector is unique. Next, we develop an algorithm that both clears the financial system in a computationally efficient fashion and provides information on the systemic risk faced by the individual system firms. Finally, we produce qualitative comparative statics for financial systems. These comparative statics imply that, in contrast to single-firm results, even unsystematic, nondissipative shocks to the system will lower the total value of the system and may lower the value of the equity of some of the individual system firms.","container-title":"Management Science","DOI":"10.1287/mnsc.47.2.236.9835","ISSN":"0025-1909, 1526-5501","issue":"2","journalAbbreviation":"Management Science","language":"en","page":"236-249","source":"DOI.org (Crossref)","title":"Systemic Risk in Financial Systems","volume":"47","author":[{"family":"Eisenberg","given":"Larry"},{"family":"Noe","given":"Thomas H."}],"issued":{"date-parts":[["2001",2]]}}}],"schema":"https://github.com/citation-style-language/schema/raw/master/csl-citation.json"} </w:instrText>
      </w:r>
      <w:r w:rsidRPr="005B6FB5">
        <w:fldChar w:fldCharType="separate"/>
      </w:r>
      <w:r w:rsidRPr="005B6FB5">
        <w:rPr>
          <w:rFonts w:cs="Times New Roman"/>
        </w:rPr>
        <w:t>(Eisenberg等, 2001)</w:t>
      </w:r>
      <w:r w:rsidRPr="005B6FB5">
        <w:fldChar w:fldCharType="end"/>
      </w:r>
      <w:r w:rsidRPr="005B6FB5">
        <w:rPr>
          <w:rFonts w:hint="eastAsia"/>
        </w:rPr>
        <w:t>开创性地描述了复</w:t>
      </w:r>
      <w:r w:rsidRPr="005B6FB5">
        <w:t>杂</w:t>
      </w:r>
      <w:r w:rsidRPr="005B6FB5">
        <w:rPr>
          <w:rFonts w:hint="eastAsia"/>
        </w:rPr>
        <w:t>金融清算</w:t>
      </w:r>
      <w:r w:rsidRPr="005B6FB5">
        <w:t>系统</w:t>
      </w:r>
      <w:r w:rsidRPr="005B6FB5">
        <w:rPr>
          <w:rFonts w:hint="eastAsia"/>
        </w:rPr>
        <w:t>的特性，其应该满足的条件，定义了</w:t>
      </w:r>
      <w:r w:rsidRPr="005B6FB5">
        <w:t>清算向量</w:t>
      </w:r>
      <w:r w:rsidRPr="005B6FB5">
        <w:rPr>
          <w:rFonts w:hint="eastAsia"/>
        </w:rPr>
        <w:t>，为其</w:t>
      </w:r>
      <w:r w:rsidRPr="005B6FB5">
        <w:t>存在</w:t>
      </w:r>
      <w:r w:rsidRPr="005B6FB5">
        <w:rPr>
          <w:rFonts w:hint="eastAsia"/>
        </w:rPr>
        <w:t>性</w:t>
      </w:r>
      <w:r w:rsidRPr="005B6FB5">
        <w:t>和唯一性提供条件</w:t>
      </w:r>
      <w:r w:rsidRPr="005B6FB5">
        <w:rPr>
          <w:rFonts w:hint="eastAsia"/>
        </w:rPr>
        <w:t>。</w:t>
      </w:r>
      <w:r w:rsidR="007176AF">
        <w:rPr>
          <w:rFonts w:hint="eastAsia"/>
        </w:rPr>
        <w:t>其</w:t>
      </w:r>
      <w:r w:rsidRPr="005B6FB5">
        <w:rPr>
          <w:rFonts w:hint="eastAsia"/>
        </w:rPr>
        <w:t>证明</w:t>
      </w:r>
      <w:r w:rsidR="007176AF">
        <w:rPr>
          <w:rFonts w:hint="eastAsia"/>
        </w:rPr>
        <w:t>了</w:t>
      </w:r>
      <w:r w:rsidRPr="005B6FB5">
        <w:rPr>
          <w:rFonts w:hint="eastAsia"/>
        </w:rPr>
        <w:t>存在一个唯一的清算支付向量，用以满足清算系统的义务。通过</w:t>
      </w:r>
      <w:r w:rsidRPr="005B6FB5">
        <w:t>分析清算向量的性质，提供描述清算向量与金融系统基础参数之间关系的比较静态</w:t>
      </w:r>
      <w:r w:rsidRPr="005B6FB5">
        <w:rPr>
          <w:rFonts w:hint="eastAsia"/>
        </w:rPr>
        <w:t>，较早提出和解决了简单的</w:t>
      </w:r>
      <w:r>
        <w:rPr>
          <w:rFonts w:hint="eastAsia"/>
        </w:rPr>
        <w:t>同业网络</w:t>
      </w:r>
      <w:r w:rsidRPr="005B6FB5">
        <w:rPr>
          <w:rFonts w:hint="eastAsia"/>
        </w:rPr>
        <w:t>中的支付清算问题。</w:t>
      </w:r>
      <w:r w:rsidRPr="005B6FB5">
        <w:fldChar w:fldCharType="begin"/>
      </w:r>
      <w:r w:rsidRPr="005B6FB5">
        <w:instrText xml:space="preserve"> ADDIN ZOTERO_ITEM CSL_CITATION {"citationID":"nOXuauT2","properties":{"formattedCitation":"(Fouque\\uc0\\u31561{}, 2013)","plainCitation":"(Fouque等, 2013)","noteIndex":0},"citationItems":[{"id":396,"uris":["http://zotero.org/users/6240833/items/838P6CF9"],"uri":["http://zotero.org/users/6240833/items/838P6CF9"],"itemData":{"id":396,"type":"chapter","container-title":"Handbook on Systemic Risk","event-place":"Cambridge","ISBN":"978-1-139-15118-4","language":"en","note":"DOI: 10.1017/CBO9781139151184.023","page":"444-452","publisher":"Cambridge University Press","publisher-place":"Cambridge","source":"DOI.org (Crossref)","title":"Systemic Risk Illustrated","URL":"https://www.cambridge.org/core/product/identifier/CBO9781139151184A137/type/book_part","editor":[{"family":"Fouque","given":"Jean-Pierre"},{"family":"Langsam","given":"Joseph A."}],"author":[{"family":"Fouque","given":"Jean-Pierre"},{"family":"Sun","given":"Li-Hsien"}],"accessed":{"date-parts":[["2020",6,7]]},"issued":{"date-parts":[["2013"]]}}}],"schema":"https://github.com/citation-style-language/schema/raw/master/csl-citation.json"} </w:instrText>
      </w:r>
      <w:r w:rsidRPr="005B6FB5">
        <w:fldChar w:fldCharType="separate"/>
      </w:r>
      <w:r w:rsidRPr="005B6FB5">
        <w:rPr>
          <w:rFonts w:cs="Times New Roman"/>
        </w:rPr>
        <w:t>(Fouque等, 2013)</w:t>
      </w:r>
      <w:r w:rsidRPr="005B6FB5">
        <w:fldChar w:fldCharType="end"/>
      </w:r>
      <w:r w:rsidRPr="005B6FB5">
        <w:t>提出了一个简单的银行间借贷模型，其中各银行的对数货币储备的演化用漂移耦合的扩散过程系统来描述。</w:t>
      </w:r>
      <w:r w:rsidRPr="005B6FB5">
        <w:rPr>
          <w:rFonts w:hint="eastAsia"/>
        </w:rPr>
        <w:t>为了更多地将模型扩展和细化，研究者们以此为基础做了研究。</w:t>
      </w:r>
      <w:r w:rsidRPr="005B6FB5">
        <w:fldChar w:fldCharType="begin"/>
      </w:r>
      <w:r w:rsidRPr="005B6FB5">
        <w:instrText xml:space="preserve"> ADDIN ZOTERO_ITEM CSL_CITATION {"citationID":"9TRiW8Kj","properties":{"formattedCitation":"(Carmona\\uc0\\u31561{}, 2015)","plainCitation":"(Carmona等, 2015)","noteIndex":0},"citationItems":[{"id":421,"uris":["http://zotero.org/users/6240833/items/2C6IH2NQ"],"uri":["http://zotero.org/users/6240833/items/2C6IH2NQ"],"itemData":{"id":421,"type":"article-journal","container-title":"Communications in Mathematical Sciences","DOI":"10.4310/CMS.2015.v13.n4.a4","ISSN":"1539-6746","issue":"4","note":"WOS:000353032700004","page":"911-933","title":"MEAN FIELD GAMES AND SYSTEMIC RISK","volume":"13","author":[{"family":"Carmona","given":"Rene"},{"family":"Fouque","given":"Jean-Pierre"},{"family":"Sun","given":"Li-Hsien"}],"issued":{"date-parts":[["2015"]]}}}],"schema":"https://github.com/citation-style-language/schema/raw/master/csl-citation.json"} </w:instrText>
      </w:r>
      <w:r w:rsidRPr="005B6FB5">
        <w:fldChar w:fldCharType="separate"/>
      </w:r>
      <w:r w:rsidRPr="005B6FB5">
        <w:rPr>
          <w:rFonts w:cs="Times New Roman"/>
        </w:rPr>
        <w:t>(Carmona等, 2015)</w:t>
      </w:r>
      <w:r w:rsidRPr="005B6FB5">
        <w:fldChar w:fldCharType="end"/>
      </w:r>
      <w:r w:rsidRPr="005B6FB5">
        <w:t>提出了一个</w:t>
      </w:r>
      <w:r w:rsidRPr="005B6FB5">
        <w:rPr>
          <w:rFonts w:hint="eastAsia"/>
        </w:rPr>
        <w:t>带有博弈特征</w:t>
      </w:r>
      <w:r w:rsidRPr="005B6FB5">
        <w:t>的银行间借贷模型</w:t>
      </w:r>
      <w:r w:rsidRPr="005B6FB5">
        <w:rPr>
          <w:rFonts w:hint="eastAsia"/>
        </w:rPr>
        <w:t>。</w:t>
      </w:r>
      <w:r w:rsidRPr="005B6FB5">
        <w:t>各银行的货币储备的演化用漂移耦合的扩散过程来描述</w:t>
      </w:r>
      <w:r w:rsidRPr="005B6FB5">
        <w:rPr>
          <w:rFonts w:hint="eastAsia"/>
        </w:rPr>
        <w:t>，各银行通过控制向中央银行的借贷利率来实现最优化。研究的主要方法是基于平均场博弈，</w:t>
      </w:r>
      <w:r w:rsidRPr="005B6FB5">
        <w:t>构建精确的纳什均衡解</w:t>
      </w:r>
      <w:r w:rsidRPr="005B6FB5">
        <w:rPr>
          <w:rFonts w:hint="eastAsia"/>
        </w:rPr>
        <w:t>。</w:t>
      </w:r>
      <w:r w:rsidRPr="005B6FB5">
        <w:t>先用</w:t>
      </w:r>
      <w:proofErr w:type="spellStart"/>
      <w:r w:rsidRPr="005B6FB5">
        <w:t>Pontrayagin</w:t>
      </w:r>
      <w:proofErr w:type="spellEnd"/>
      <w:r w:rsidRPr="005B6FB5">
        <w:t>随机最大定律获得FBSDEs的解，以构建模型的开环均衡。</w:t>
      </w:r>
      <w:r w:rsidRPr="005B6FB5">
        <w:rPr>
          <w:rFonts w:hint="eastAsia"/>
        </w:rPr>
        <w:t>再</w:t>
      </w:r>
      <w:r w:rsidRPr="005B6FB5">
        <w:t>计算闭环的Markov均衡</w:t>
      </w:r>
      <w:r w:rsidRPr="005B6FB5">
        <w:rPr>
          <w:rFonts w:hint="eastAsia"/>
        </w:rPr>
        <w:t>，这其中</w:t>
      </w:r>
      <w:r w:rsidRPr="005B6FB5">
        <w:t>分别通过两种方法实现：</w:t>
      </w:r>
      <w:r w:rsidRPr="005B6FB5">
        <w:rPr>
          <w:rFonts w:hint="eastAsia"/>
        </w:rPr>
        <w:t>一是</w:t>
      </w:r>
      <w:r w:rsidRPr="005B6FB5">
        <w:t>用</w:t>
      </w:r>
      <w:r w:rsidRPr="005B6FB5">
        <w:rPr>
          <w:rFonts w:hint="eastAsia"/>
        </w:rPr>
        <w:t>改进</w:t>
      </w:r>
      <w:r w:rsidRPr="005B6FB5">
        <w:t>的在开环的情形中的</w:t>
      </w:r>
      <w:proofErr w:type="spellStart"/>
      <w:r w:rsidRPr="005B6FB5">
        <w:t>Pontryagin</w:t>
      </w:r>
      <w:proofErr w:type="spellEnd"/>
      <w:r w:rsidRPr="005B6FB5">
        <w:t>随机最大化定律实现；</w:t>
      </w:r>
      <w:r w:rsidRPr="005B6FB5">
        <w:rPr>
          <w:rFonts w:hint="eastAsia"/>
        </w:rPr>
        <w:t>二是</w:t>
      </w:r>
      <w:r w:rsidRPr="005B6FB5">
        <w:t>基于用动态规划</w:t>
      </w:r>
      <w:r w:rsidRPr="005B6FB5">
        <w:rPr>
          <w:rFonts w:hint="eastAsia"/>
        </w:rPr>
        <w:t>方法</w:t>
      </w:r>
      <w:r w:rsidRPr="005B6FB5">
        <w:t>解HJB</w:t>
      </w:r>
      <w:r w:rsidRPr="005B6FB5">
        <w:rPr>
          <w:rFonts w:hint="eastAsia"/>
        </w:rPr>
        <w:t>偏微分方程</w:t>
      </w:r>
      <w:r w:rsidRPr="005B6FB5">
        <w:t>来实现</w:t>
      </w:r>
      <w:r w:rsidRPr="005B6FB5">
        <w:rPr>
          <w:rFonts w:hint="eastAsia"/>
        </w:rPr>
        <w:t>；此外</w:t>
      </w:r>
      <w:r w:rsidRPr="005B6FB5">
        <w:t>讨论</w:t>
      </w:r>
      <w:r w:rsidRPr="005B6FB5">
        <w:rPr>
          <w:rFonts w:hint="eastAsia"/>
        </w:rPr>
        <w:t>了</w:t>
      </w:r>
      <w:r w:rsidRPr="005B6FB5">
        <w:t>流动性项的金融含义和央行的角色。</w:t>
      </w:r>
      <w:r w:rsidRPr="005B6FB5">
        <w:rPr>
          <w:rFonts w:hint="eastAsia"/>
        </w:rPr>
        <w:t>研究的结论是，</w:t>
      </w:r>
      <w:r w:rsidRPr="005B6FB5">
        <w:t>银行间借贷</w:t>
      </w:r>
      <w:r w:rsidRPr="005B6FB5">
        <w:rPr>
          <w:rFonts w:hint="eastAsia"/>
        </w:rPr>
        <w:t>为系统创造了</w:t>
      </w:r>
      <w:r w:rsidRPr="005B6FB5">
        <w:t>稳定性，模型中，央行表现为票据清算中心的角色，其提供额外流动性的行为增强了这种稳定性，以抵御系统性风险。</w:t>
      </w:r>
      <w:r w:rsidRPr="005B6FB5">
        <w:rPr>
          <w:rFonts w:hint="eastAsia"/>
        </w:rPr>
        <w:t>进一步地，</w:t>
      </w:r>
      <w:r w:rsidRPr="005B6FB5">
        <w:fldChar w:fldCharType="begin"/>
      </w:r>
      <w:r w:rsidRPr="005B6FB5">
        <w:instrText xml:space="preserve"> ADDIN ZOTERO_ITEM CSL_CITATION {"citationID":"a97mFmc0","properties":{"formattedCitation":"(Carmona\\uc0\\u31561{}, 2016)","plainCitation":"(Carmona等, 2016)","noteIndex":0},"citationItems":[{"id":398,"uris":["http://zotero.org/users/6240833/items/95J32N9D"],"uri":["http://zotero.org/users/6240833/items/95J32N9D"],"itemData":{"id":398,"type":"article-journal","abstract":"We propose a model of inter-bank lending and borrowing which takes into account clearing debt obligations. The evolution of log-monetary reserves of $N$ banks is described by coupled diffusions driven by controls with delay in their drifts. Banks are minimizing their finite-horizon objective functions which take into account a quadratic cost for lending or borrowing and a linear incentive to borrow if the reserve is low or lend if the reserve is high relative to the average capitalization of the system. As such, our problem is an $N$-player linear-quadratic stochastic differential game with delay. An open-loop Nash equilibrium is obtained using a system of fully coupled forward and advanced backward stochastic differential equations. We then describe how the delay affects liquidity and systemic risk characterized by a large number of defaults. We also derive a close-loop Nash equilibrium using an HJB approach.","container-title":"arXiv:1607.06373 [q-fin]","language":"en","note":"arXiv: 1607.06373","source":"arXiv.org","title":"Systemic Risk and Stochastic Games with Delay","URL":"http://arxiv.org/abs/1607.06373","author":[{"family":"Carmona","given":"Rene"},{"family":"Fouque","given":"Jean-Pierre"},{"family":"Mousavi","given":"Seyyed Mostafa"},{"family":"Sun","given":"Li-Hsien"}],"accessed":{"date-parts":[["2020",6,7]]},"issued":{"date-parts":[["2016",7,21]]}}}],"schema":"https://github.com/citation-style-language/schema/raw/master/csl-citation.json"} </w:instrText>
      </w:r>
      <w:r w:rsidRPr="005B6FB5">
        <w:fldChar w:fldCharType="separate"/>
      </w:r>
      <w:r w:rsidRPr="005B6FB5">
        <w:rPr>
          <w:rFonts w:cs="Times New Roman"/>
        </w:rPr>
        <w:t>(Carmona等, 2016)</w:t>
      </w:r>
      <w:r w:rsidRPr="005B6FB5">
        <w:fldChar w:fldCharType="end"/>
      </w:r>
      <w:r w:rsidRPr="005B6FB5">
        <w:rPr>
          <w:rFonts w:hint="eastAsia"/>
        </w:rPr>
        <w:t>通过引入延迟，讨论了没有延迟因素和有延迟因素的差异。研究发现，</w:t>
      </w:r>
      <w:r w:rsidRPr="005B6FB5">
        <w:t>由于控制存在延迟，需要归还或收取退款而产生的新效果降低了在没有延迟的情况下观察到的流动性。</w:t>
      </w:r>
      <w:r w:rsidRPr="005B6FB5">
        <w:fldChar w:fldCharType="begin"/>
      </w:r>
      <w:r w:rsidRPr="005B6FB5">
        <w:instrText xml:space="preserve"> ADDIN ZOTERO_ITEM CSL_CITATION {"citationID":"YsCvrcVi","properties":{"formattedCitation":"(Banerjee\\uc0\\u31561{}, 2018)","plainCitation":"(Banerjee等, 2018)","noteIndex":0},"citationItems":[{"id":397,"uris":["http://zotero.org/users/6240833/items/8WHKG4AV"],"uri":["http://zotero.org/users/6240833/items/8WHKG4AV"],"itemData":{"id":397,"type":"article-journal","abstract":"In this paper we will consider a generalized extension of the Eisenberg-Noe model of </w:instrText>
      </w:r>
      <w:r w:rsidRPr="005B6FB5">
        <w:rPr>
          <w:rFonts w:ascii="Times New Roman" w:hAnsi="Times New Roman" w:cs="Times New Roman"/>
        </w:rPr>
        <w:instrText>ﬁ</w:instrText>
      </w:r>
      <w:r w:rsidRPr="005B6FB5">
        <w:instrText xml:space="preserve">nancial contagion to allow for time dynamics in both discrete and continuous time. Derivation and interpretation of the </w:instrText>
      </w:r>
      <w:r w:rsidRPr="005B6FB5">
        <w:rPr>
          <w:rFonts w:ascii="Times New Roman" w:hAnsi="Times New Roman" w:cs="Times New Roman"/>
        </w:rPr>
        <w:instrText>ﬁ</w:instrText>
      </w:r>
      <w:r w:rsidRPr="005B6FB5">
        <w:instrText>nancial implications will be provided. Emphasis will be placed on the continuous-time framework and its formulation as a di</w:instrText>
      </w:r>
      <w:r w:rsidRPr="005B6FB5">
        <w:rPr>
          <w:rFonts w:ascii="Times New Roman" w:hAnsi="Times New Roman" w:cs="Times New Roman"/>
        </w:rPr>
        <w:instrText>ﬀ</w:instrText>
      </w:r>
      <w:r w:rsidRPr="005B6FB5">
        <w:instrText xml:space="preserve">erential equation driven by the operating cash </w:instrText>
      </w:r>
      <w:r w:rsidRPr="005B6FB5">
        <w:rPr>
          <w:rFonts w:ascii="Times New Roman" w:hAnsi="Times New Roman" w:cs="Times New Roman"/>
        </w:rPr>
        <w:instrText>ﬂ</w:instrText>
      </w:r>
      <w:r w:rsidRPr="005B6FB5">
        <w:instrText xml:space="preserve">ows. Mathematical results on existence and uniqueness of </w:instrText>
      </w:r>
      <w:r w:rsidRPr="005B6FB5">
        <w:rPr>
          <w:rFonts w:ascii="Times New Roman" w:hAnsi="Times New Roman" w:cs="Times New Roman"/>
        </w:rPr>
        <w:instrText>ﬁ</w:instrText>
      </w:r>
      <w:r w:rsidRPr="005B6FB5">
        <w:instrText xml:space="preserve">rm wealths under the discrete and continuous-time models will be provided. Finally, the </w:instrText>
      </w:r>
      <w:r w:rsidRPr="005B6FB5">
        <w:rPr>
          <w:rFonts w:ascii="Times New Roman" w:hAnsi="Times New Roman" w:cs="Times New Roman"/>
        </w:rPr>
        <w:instrText>ﬁ</w:instrText>
      </w:r>
      <w:r w:rsidRPr="005B6FB5">
        <w:instrText>nancial implications of time dynamics will be considered. The focus will be on how the dynamic clearing solutions di</w:instrText>
      </w:r>
      <w:r w:rsidRPr="005B6FB5">
        <w:rPr>
          <w:rFonts w:ascii="Times New Roman" w:hAnsi="Times New Roman" w:cs="Times New Roman"/>
        </w:rPr>
        <w:instrText>ﬀ</w:instrText>
      </w:r>
      <w:r w:rsidRPr="005B6FB5">
        <w:instrText xml:space="preserve">er from those of the static Eisenberg-Noe model.","container-title":"arXiv:1801.02091 [q-fin]","language":"en","note":"arXiv: 1801.02091","source":"arXiv.org","title":"Dynamic Clearing and Contagion in Financial Networks","URL":"http://arxiv.org/abs/1801.02091","author":[{"family":"Banerjee","given":"Tathagata"},{"family":"Bernstein","given":"Alex"},{"family":"Feinstein","given":"Zachary"}],"accessed":{"date-parts":[["2020",6,7]]},"issued":{"date-parts":[["2018",5,25]]}}}],"schema":"https://github.com/citation-style-language/schema/raw/master/csl-citation.json"} </w:instrText>
      </w:r>
      <w:r w:rsidRPr="005B6FB5">
        <w:fldChar w:fldCharType="separate"/>
      </w:r>
      <w:r w:rsidRPr="005B6FB5">
        <w:rPr>
          <w:rFonts w:cs="Times New Roman"/>
        </w:rPr>
        <w:t>(Banerjee等, 2018)</w:t>
      </w:r>
      <w:r w:rsidRPr="005B6FB5">
        <w:fldChar w:fldCharType="end"/>
      </w:r>
      <w:r w:rsidRPr="005B6FB5">
        <w:t>结合了</w:t>
      </w:r>
      <w:r w:rsidRPr="005B6FB5">
        <w:rPr>
          <w:rFonts w:hint="eastAsia"/>
        </w:rPr>
        <w:t>基于静态分析的复杂网络方法，和基于动态分析的平均场理论，</w:t>
      </w:r>
      <w:r w:rsidRPr="005B6FB5">
        <w:t>扩展了</w:t>
      </w:r>
      <w:r w:rsidRPr="005B6FB5">
        <w:fldChar w:fldCharType="begin"/>
      </w:r>
      <w:r w:rsidRPr="005B6FB5">
        <w:instrText xml:space="preserve"> ADDIN ZOTERO_ITEM CSL_CITATION {"citationID":"BhaGhA2N","properties":{"formattedCitation":"(Eisenberg\\uc0\\u31561{}, 2001)","plainCitation":"(Eisenberg等, 2001)","noteIndex":0},"citationItems":[{"id":564,"uris":["http://zotero.org/users/6240833/items/FGPIAVL6"],"uri":["http://zotero.org/users/6240833/items/FGPIAVL6"],"itemData":{"id":564,"type":"article-journal","abstract":"We consider default by firms that are part of a single clearing mechanism. The obligations of all firms within the system are determined simultaneously in a fashion consistent with the priority of debt claims and the limited liability of equity. We first show, via a fixed-point argument, that there always exists a \"clearing payment vector\" that clears the obligations of the members of the clearing system; under mild regularity conditions, this clearing vector is unique. Next, we develop an algorithm that both clears the financial system in a computationally efficient fashion and provides information on the systemic risk faced by the individual system firms. Finally, we produce qualitative comparative statics for financial systems. These comparative statics imply that, in contrast to single-firm results, even unsystematic, nondissipative shocks to the system will lower the total value of the system and may lower the value of the equity of some of the individual system firms.","container-title":"Management Science","DOI":"10.1287/mnsc.47.2.236.9835","ISSN":"0025-1909, 1526-5501","issue":"2","journalAbbreviation":"Management Science","language":"en","page":"236-249","source":"DOI.org (Crossref)","title":"Systemic Risk in Financial Systems","volume":"47","author":[{"family":"Eisenberg","given":"Larry"},{"family":"Noe","given":"Thomas H."}],"issued":{"date-parts":[["2001",2]]}}}],"schema":"https://github.com/citation-style-language/schema/raw/master/csl-citation.json"} </w:instrText>
      </w:r>
      <w:r w:rsidRPr="005B6FB5">
        <w:fldChar w:fldCharType="separate"/>
      </w:r>
      <w:r w:rsidRPr="005B6FB5">
        <w:rPr>
          <w:rFonts w:cs="Times New Roman"/>
        </w:rPr>
        <w:t>(Eisenberg等, 2001)</w:t>
      </w:r>
      <w:r w:rsidRPr="005B6FB5">
        <w:fldChar w:fldCharType="end"/>
      </w:r>
      <w:r w:rsidRPr="005B6FB5">
        <w:rPr>
          <w:rFonts w:hint="eastAsia"/>
        </w:rPr>
        <w:t>的离散时间的状态</w:t>
      </w:r>
      <w:r w:rsidRPr="005B6FB5">
        <w:t>至连续时间</w:t>
      </w:r>
      <w:r w:rsidRPr="005B6FB5">
        <w:rPr>
          <w:rFonts w:hint="eastAsia"/>
        </w:rPr>
        <w:t>的状态，以及将单期的偿付过程扩展至多期。</w:t>
      </w:r>
    </w:p>
    <w:p w14:paraId="10BE2963" w14:textId="28271270" w:rsidR="00671CAE" w:rsidRDefault="00F44D5D" w:rsidP="00F0624D">
      <w:pPr>
        <w:ind w:firstLine="480"/>
      </w:pPr>
      <w:r>
        <w:rPr>
          <w:rFonts w:hint="eastAsia"/>
        </w:rPr>
        <w:t>在由冲击、杠杆性与关联性共同作用的研究方面，主要在于</w:t>
      </w:r>
      <w:r w:rsidRPr="00F44D5D">
        <w:t>初始冲击使得银行折价抛售资产获取流动性，在杠杆性的作用下放大了冲击，使得银行陷入更危险境地</w:t>
      </w:r>
      <w:r>
        <w:rPr>
          <w:rFonts w:hint="eastAsia"/>
        </w:rPr>
        <w:t>，为此</w:t>
      </w:r>
      <w:r w:rsidRPr="00F44D5D">
        <w:t>银行赎回其它</w:t>
      </w:r>
      <w:r w:rsidR="005142E8">
        <w:rPr>
          <w:rFonts w:hint="eastAsia"/>
        </w:rPr>
        <w:t>与该</w:t>
      </w:r>
      <w:r w:rsidRPr="00F44D5D">
        <w:t>银行</w:t>
      </w:r>
      <w:r w:rsidR="005142E8">
        <w:rPr>
          <w:rFonts w:hint="eastAsia"/>
        </w:rPr>
        <w:t>相关联的其它银行</w:t>
      </w:r>
      <w:r w:rsidRPr="00F44D5D">
        <w:rPr>
          <w:rFonts w:hint="eastAsia"/>
        </w:rPr>
        <w:t>的</w:t>
      </w:r>
      <w:r w:rsidRPr="00F44D5D">
        <w:t>资产，</w:t>
      </w:r>
      <w:r w:rsidR="005142E8">
        <w:rPr>
          <w:rFonts w:hint="eastAsia"/>
        </w:rPr>
        <w:t>造成次生</w:t>
      </w:r>
      <w:r w:rsidRPr="00F44D5D">
        <w:t>冲击</w:t>
      </w:r>
      <w:r w:rsidR="005142E8">
        <w:rPr>
          <w:rFonts w:hint="eastAsia"/>
        </w:rPr>
        <w:t>并</w:t>
      </w:r>
      <w:r w:rsidRPr="00F44D5D">
        <w:rPr>
          <w:rFonts w:hint="eastAsia"/>
        </w:rPr>
        <w:t>在</w:t>
      </w:r>
      <w:r w:rsidRPr="00F44D5D">
        <w:t>具有关联性的银行间市场传染，二者互相正反馈造成恶性循环</w:t>
      </w:r>
      <w:r>
        <w:rPr>
          <w:rFonts w:hint="eastAsia"/>
        </w:rPr>
        <w:t>。</w:t>
      </w:r>
      <w:r w:rsidR="00785D24">
        <w:rPr>
          <w:rFonts w:hint="eastAsia"/>
        </w:rPr>
        <w:t>相关的研究有</w:t>
      </w:r>
      <w:r w:rsidR="00785D24">
        <w:fldChar w:fldCharType="begin"/>
      </w:r>
      <w:r w:rsidR="00785D24">
        <w:instrText xml:space="preserve"> ADDIN ZOTERO_ITEM CSL_CITATION {"citationID":"V4ya1BSj","properties":{"formattedCitation":"(Diamond\\uc0\\u31561{}, 2005)","plainCitation":"(Diamond等, 2005)","noteIndex":0},"citationItems":[{"id":556,"uris":["http://zotero.org/users/6240833/items/IK2IN2HK"],"uri":["http://zotero.org/users/6240833/items/IK2IN2HK"],"itemData":{"id":556,"type":"article-journal","container-title":"Journal of Finance","issue":"2","journalAbbreviation":"Journal of Finance","page":"615-647","title":"Liquidity Shortages and Banking Crises","volume":"60","author":[{"family":"Diamond","given":"Douglas W."},{"family":"Rajan","given":"Raghuram G."}],"issued":{"date-parts":[["2005"]]}}}],"schema":"https://github.com/citation-style-language/schema/raw/master/csl-citation.json"} </w:instrText>
      </w:r>
      <w:r w:rsidR="00785D24">
        <w:fldChar w:fldCharType="separate"/>
      </w:r>
      <w:r w:rsidR="00785D24" w:rsidRPr="00785D24">
        <w:rPr>
          <w:rFonts w:cs="Times New Roman"/>
        </w:rPr>
        <w:t>(Diamond等, 2005)</w:t>
      </w:r>
      <w:r w:rsidR="00785D24">
        <w:fldChar w:fldCharType="end"/>
      </w:r>
      <w:r w:rsidR="00785D24">
        <w:rPr>
          <w:rFonts w:hint="eastAsia"/>
        </w:rPr>
        <w:t>。</w:t>
      </w:r>
      <w:r w:rsidR="00090235">
        <w:fldChar w:fldCharType="begin"/>
      </w:r>
      <w:r w:rsidR="00090235">
        <w:instrText xml:space="preserve"> ADDIN ZOTERO_ITEM CSL_CITATION {"citationID":"1y2v1V6p","properties":{"formattedCitation":"(Cifuentes\\uc0\\u31561{}, 2005)","plainCitation":"(Cifuentes等, 2005)","noteIndex":0},"citationItems":[{"id":1482,"uris":["http://zotero.org/users/6240833/items/27R39C4S"],"uri":["http://zotero.org/users/6240833/items/27R39C4S"],"itemData":{"id":1482,"type":"article-journal","abstract":"This paper explores liquidity risk in a system of interconnected </w:instrText>
      </w:r>
      <w:r w:rsidR="00090235">
        <w:rPr>
          <w:rFonts w:ascii="Times New Roman" w:hAnsi="Times New Roman" w:cs="Times New Roman"/>
        </w:rPr>
        <w:instrText>ﬁ</w:instrText>
      </w:r>
      <w:r w:rsidR="00090235">
        <w:instrText>nancial institutions when these institutions are subject to regulatory solvency constraints. When the market’s demand for illiquid assets is less than perfectly elastic, sales by distressed institutions depress the market price of such assets. Marking to market of the asset book can induce a further round of endogenously generated sales of assets, depressing prices further and inducing further sales. Contagious failures can result from small shocks. We investigate the theoretical basis for contagious failures and quantify them through simulation exercises. Liquidity requirements on institutions can be as e</w:instrText>
      </w:r>
      <w:r w:rsidR="00090235">
        <w:rPr>
          <w:rFonts w:ascii="Times New Roman" w:hAnsi="Times New Roman" w:cs="Times New Roman"/>
        </w:rPr>
        <w:instrText>ﬀ</w:instrText>
      </w:r>
      <w:r w:rsidR="00090235">
        <w:instrText xml:space="preserve">ective as capital requirements in forestalling contagious failures.","language":"en","page":"38","source":"Zotero","title":"Liquidity Risk and Contagion","author":[{"family":"Cifuentes","given":"Rodrigo"},{"family":"Ferrucci","given":"Gianluigi"},{"family":"Shin","given":"Hyun Song"}],"issued":{"date-parts":[["2005"]]}}}],"schema":"https://github.com/citation-style-language/schema/raw/master/csl-citation.json"} </w:instrText>
      </w:r>
      <w:r w:rsidR="00090235">
        <w:fldChar w:fldCharType="separate"/>
      </w:r>
      <w:r w:rsidR="00090235" w:rsidRPr="00090235">
        <w:rPr>
          <w:rFonts w:cs="Times New Roman"/>
        </w:rPr>
        <w:t>(Cifuentes等, 2005)</w:t>
      </w:r>
      <w:r w:rsidR="00090235">
        <w:fldChar w:fldCharType="end"/>
      </w:r>
      <w:r w:rsidR="00AD4486" w:rsidRPr="00AD4486">
        <w:t>通过仿真</w:t>
      </w:r>
      <w:r w:rsidR="00E6019E">
        <w:rPr>
          <w:rFonts w:hint="eastAsia"/>
        </w:rPr>
        <w:t>模拟的</w:t>
      </w:r>
      <w:r w:rsidR="00AD4486" w:rsidRPr="00AD4486">
        <w:t>方法研究了资本充足要求导致的资产价格变化的流动性风险传染渠道。在一个相互关联的金融机构市场中，针对流动性风险传染的两种渠道（直接互联的金融机构资产负债表</w:t>
      </w:r>
      <w:r w:rsidR="00E6019E">
        <w:rPr>
          <w:rFonts w:hint="eastAsia"/>
        </w:rPr>
        <w:t>、和</w:t>
      </w:r>
      <w:r w:rsidR="00AD4486" w:rsidRPr="00AD4486">
        <w:t>资产价格变化</w:t>
      </w:r>
      <w:r w:rsidR="00E6019E">
        <w:rPr>
          <w:rFonts w:hint="eastAsia"/>
        </w:rPr>
        <w:t>渠道</w:t>
      </w:r>
      <w:r w:rsidR="00AD4486" w:rsidRPr="00AD4486">
        <w:t>）进行了对比研究。这两种渠道直接通过银行间市场与资产市场这两个市场，基于正反馈机制形式将这种流动性风险不断传播并加大，前者被称为直接传染渠道，后者则被称为间接传染渠道。</w:t>
      </w:r>
      <w:r w:rsidR="009F3FC7">
        <w:rPr>
          <w:rFonts w:hint="eastAsia"/>
        </w:rPr>
        <w:t>在国内，</w:t>
      </w:r>
      <w:r w:rsidR="00090235">
        <w:fldChar w:fldCharType="begin"/>
      </w:r>
      <w:r w:rsidR="00090235">
        <w:instrText xml:space="preserve"> ADDIN ZOTERO_ITEM CSL_CITATION {"citationID":"Fnls7RFR","properties":{"formattedCitation":"(\\uc0\\u26041{}\\uc0\\u24847{}, 2016a)","plainCitation":"(方意, 2016a)","noteIndex":0},"citationItems":[{"id":283,"uris":["http://zotero.org/users/6240833/items/J9MGRSUG"],"uri":["http://zotero.org/users/6240833/items/J9MGRSUG"],"itemData":{"id":283,"type":"article-journal","abstract":"本文创新性构建了包含银行破产机制和去杠杆机制的资产负债表直接关联网络模型。本文发现:(1)四类银行特征和4个外生参数影响四类传染渠道,且影响存在显著差异,四类传染渠道中去杠杆渠道(Loss~(DEL))和银行间负债违约渠道(Loss~(IA_DF))最为重要;(2)在传染过程中,银行破产会导致系统性风险急剧上升,且破产越集中,系统性风险越大;(3)系统性风险存在\"区制转换\"效应:当低于某一参数阈值,金融体系呈现出随时间递减的\"常态\"系统性风险(SR),该风险由银行体系杠杆率驱动;当高于某一参数阈值,金融体系呈现出随时间递增的\"危机\"系统性风险(SR),该风险由银行关联性和资产规模驱动,并主要来源于传染指标较高的大型商业银行;(4)4个外生参数对应了四类针对金融体系整体的宏观审慎政策,脆弱性指标(VBI)和传染性指标(CBI)对应了针对单家金融机构的宏观审慎政策,这些宏观审慎政策应根据金融周期(上行或下行)和系统性风险类型(常态或危机)来实施。","call-number":"11-1235/F","container-title":"管理世界","ISSN":"1002-5502","issue":"08","language":"中文;","page":"32-57,187","title":"系统性风险的传染渠道与度量研究——兼论宏观审慎政策实施","author":[{"literal":"方意"}],"issued":{"date-parts":[["2016"]]}}}],"schema":"https://github.com/citation-style-language/schema/raw/master/csl-citation.json"} </w:instrText>
      </w:r>
      <w:r w:rsidR="00090235">
        <w:fldChar w:fldCharType="separate"/>
      </w:r>
      <w:r w:rsidR="00090235" w:rsidRPr="00090235">
        <w:rPr>
          <w:rFonts w:cs="Times New Roman"/>
        </w:rPr>
        <w:t>(方意, 2016a)</w:t>
      </w:r>
      <w:r w:rsidR="00090235">
        <w:fldChar w:fldCharType="end"/>
      </w:r>
      <w:r w:rsidR="00090235" w:rsidRPr="00090235">
        <w:t xml:space="preserve"> </w:t>
      </w:r>
      <w:r w:rsidR="00B1274B">
        <w:rPr>
          <w:rFonts w:hint="eastAsia"/>
        </w:rPr>
        <w:t>认为我国的银行业的风险在于房地产业等借贷规模巨大的风险，加上经济下行压力，容易对银行业造成冲击</w:t>
      </w:r>
      <w:r w:rsidR="00BF4620">
        <w:rPr>
          <w:rFonts w:hint="eastAsia"/>
        </w:rPr>
        <w:t>，而密切关联的银行业容易导致风险的扩散和累积</w:t>
      </w:r>
      <w:r w:rsidR="00B1274B">
        <w:rPr>
          <w:rFonts w:hint="eastAsia"/>
        </w:rPr>
        <w:t>。在模型上</w:t>
      </w:r>
      <w:r w:rsidR="00090235" w:rsidRPr="00090235">
        <w:t>创新性地构建了包含银行破产机制和去杠杆机制的资产负债表直接关联网络模型</w:t>
      </w:r>
      <w:r w:rsidR="00090235">
        <w:rPr>
          <w:rFonts w:hint="eastAsia"/>
        </w:rPr>
        <w:t>，</w:t>
      </w:r>
      <w:r w:rsidR="00090235" w:rsidRPr="00090235">
        <w:t>通过四类银行特征和四类外生参数影响的四类传染渠道，度量了系统性风险，并且对其传染渠道进行了分析</w:t>
      </w:r>
      <w:r w:rsidR="00090235">
        <w:rPr>
          <w:rFonts w:hint="eastAsia"/>
        </w:rPr>
        <w:t>，通过引入最低杠杆率监管要求，分析</w:t>
      </w:r>
      <w:r w:rsidR="009F3FC7">
        <w:rPr>
          <w:rFonts w:hint="eastAsia"/>
        </w:rPr>
        <w:t>当</w:t>
      </w:r>
      <w:r w:rsidR="00BF4620">
        <w:rPr>
          <w:rFonts w:hint="eastAsia"/>
        </w:rPr>
        <w:t>遭受损失冲击时，银行业间的风险传播作用，以</w:t>
      </w:r>
      <w:r w:rsidR="00BF4620">
        <w:rPr>
          <w:rFonts w:hint="eastAsia"/>
        </w:rPr>
        <w:lastRenderedPageBreak/>
        <w:t>及为了满足最低杠杆率监管要求从而抛售资产带来的损失，导致杠杆更大，从而加剧风险</w:t>
      </w:r>
      <w:r w:rsidR="00090235" w:rsidRPr="00090235">
        <w:rPr>
          <w:rFonts w:hint="eastAsia"/>
        </w:rPr>
        <w:t>。</w:t>
      </w:r>
    </w:p>
    <w:p w14:paraId="7DFB172B" w14:textId="170D8BA9" w:rsidR="00095996" w:rsidRDefault="00095996" w:rsidP="00F0624D">
      <w:pPr>
        <w:ind w:firstLine="480"/>
      </w:pPr>
      <w:r>
        <w:rPr>
          <w:rFonts w:hint="eastAsia"/>
        </w:rPr>
        <w:t>此外，在由冲击、一致性与关联性共同作用的研究方面，</w:t>
      </w:r>
      <w:r>
        <w:fldChar w:fldCharType="begin"/>
      </w:r>
      <w:r>
        <w:instrText xml:space="preserve"> ADDIN ZOTERO_ITEM CSL_CITATION {"citationID":"OmZ6f8q9","properties":{"formattedCitation":"(Manz, 2010)","plainCitation":"(Manz, 2010)","noteIndex":0},"citationItems":[{"id":1611,"uris":["http://zotero.org/users/6240833/items/CXANPWQX"],"uri":["http://zotero.org/users/6240833/items/CXANPWQX"],"itemData":{"id":1611,"type":"article-journal","abstract":"This paper explores a global game model of information-based </w:instrText>
      </w:r>
      <w:r>
        <w:rPr>
          <w:rFonts w:ascii="Times New Roman" w:hAnsi="Times New Roman" w:cs="Times New Roman"/>
        </w:rPr>
        <w:instrText>ﬁ</w:instrText>
      </w:r>
      <w:r>
        <w:instrText xml:space="preserve">nancial contagion. By revealing information on a common fundamental factor and thereby affecting the behavior of creditors, the failure of a single </w:instrText>
      </w:r>
      <w:r>
        <w:rPr>
          <w:rFonts w:ascii="Times New Roman" w:hAnsi="Times New Roman" w:cs="Times New Roman"/>
        </w:rPr>
        <w:instrText>ﬁ</w:instrText>
      </w:r>
      <w:r>
        <w:instrText xml:space="preserve">rm can trigger the failure of another </w:instrText>
      </w:r>
      <w:r>
        <w:rPr>
          <w:rFonts w:ascii="Times New Roman" w:hAnsi="Times New Roman" w:cs="Times New Roman"/>
        </w:rPr>
        <w:instrText>ﬁ</w:instrText>
      </w:r>
      <w:r>
        <w:instrText xml:space="preserve">rm. The model provides a unique equilibrium framework to assess the consequences of contagion and yields some hitherto unnoticed insights. While contagion increases the correlation among the </w:instrText>
      </w:r>
      <w:r>
        <w:rPr>
          <w:rFonts w:ascii="Times New Roman" w:hAnsi="Times New Roman" w:cs="Times New Roman"/>
        </w:rPr>
        <w:instrText>ﬁ</w:instrText>
      </w:r>
      <w:r>
        <w:instrText xml:space="preserve">nancial failures of different </w:instrText>
      </w:r>
      <w:r>
        <w:rPr>
          <w:rFonts w:ascii="Times New Roman" w:hAnsi="Times New Roman" w:cs="Times New Roman"/>
        </w:rPr>
        <w:instrText>ﬁ</w:instrText>
      </w:r>
      <w:r>
        <w:instrText xml:space="preserve">rms, its impact on the incidence of failure is ambiguous. I consider an analytically tractable version of the model in which the effect on the ex ante failure probabilities is exactly zero. Moreover, the impact of contagion increases with the relevance of a common underlying fundamental, but is limited to </w:instrText>
      </w:r>
      <w:r>
        <w:rPr>
          <w:rFonts w:ascii="Times New Roman" w:hAnsi="Times New Roman" w:cs="Times New Roman"/>
        </w:rPr>
        <w:instrText>ﬁ</w:instrText>
      </w:r>
      <w:r>
        <w:instrText xml:space="preserve">rms near the brink of success or failure.","container-title":"European Economic Review","DOI":"10.1016/j.euroecorev.2010.02.001","ISSN":"00142921","issue":"7","journalAbbreviation":"European Economic Review","language":"en","page":"900-910","source":"DOI.org (Crossref)","title":"Information-based contagion and the implications for financial fragility","volume":"54","author":[{"family":"Manz","given":"Michael"}],"issued":{"date-parts":[["2010",10]]}}}],"schema":"https://github.com/citation-style-language/schema/raw/master/csl-citation.json"} </w:instrText>
      </w:r>
      <w:r>
        <w:fldChar w:fldCharType="separate"/>
      </w:r>
      <w:r>
        <w:rPr>
          <w:noProof/>
        </w:rPr>
        <w:t>(Manz, 2010)</w:t>
      </w:r>
      <w:r>
        <w:fldChar w:fldCharType="end"/>
      </w:r>
      <w:r w:rsidRPr="00095996">
        <w:t>通过一个基于信息的危机传染全局博弈（Global Game）均衡模型提出了“正向”传染的概念</w:t>
      </w:r>
      <w:r w:rsidR="00D729CA">
        <w:rPr>
          <w:rFonts w:hint="eastAsia"/>
        </w:rPr>
        <w:t>，即</w:t>
      </w:r>
      <w:r w:rsidRPr="00095996">
        <w:t>一个金融机构在财务上的失败可以诱发另一家金融机构的失败，且如果这两家机构基本面信息相关性越强，则传染效应越强。</w:t>
      </w:r>
    </w:p>
    <w:p w14:paraId="06D1DF59" w14:textId="77777777" w:rsidR="00127045" w:rsidRDefault="00127045" w:rsidP="00127045">
      <w:pPr>
        <w:pStyle w:val="Heading4"/>
        <w:ind w:firstLine="560"/>
      </w:pPr>
      <w:r>
        <w:rPr>
          <w:rFonts w:hint="eastAsia"/>
        </w:rPr>
        <w:t>系统性风险的测度</w:t>
      </w:r>
    </w:p>
    <w:p w14:paraId="033B380A" w14:textId="3DCE27C6" w:rsidR="002C20B0" w:rsidRPr="005B6FB5" w:rsidRDefault="00127045" w:rsidP="005B0D5E">
      <w:pPr>
        <w:ind w:firstLine="480"/>
      </w:pPr>
      <w:r>
        <w:rPr>
          <w:rFonts w:hint="eastAsia"/>
        </w:rPr>
        <w:t>为了研究系统性风险形成机制，</w:t>
      </w:r>
      <w:r w:rsidR="005B0D5E">
        <w:rPr>
          <w:rFonts w:hint="eastAsia"/>
        </w:rPr>
        <w:t>涉及如何</w:t>
      </w:r>
      <w:r>
        <w:rPr>
          <w:rFonts w:hint="eastAsia"/>
        </w:rPr>
        <w:t>测度系统性风险。在系统性风险的测度方法方面，主要涉</w:t>
      </w:r>
      <w:r w:rsidR="00E72D74">
        <w:rPr>
          <w:rFonts w:hint="eastAsia"/>
        </w:rPr>
        <w:t>划分为以下几类</w:t>
      </w:r>
      <w:r w:rsidRPr="005B6FB5">
        <w:rPr>
          <w:rFonts w:hint="eastAsia"/>
        </w:rPr>
        <w:t>：</w:t>
      </w:r>
      <w:r w:rsidR="007248C5">
        <w:rPr>
          <w:rFonts w:hint="eastAsia"/>
        </w:rPr>
        <w:t>基于</w:t>
      </w:r>
      <w:r w:rsidRPr="005B6FB5">
        <w:rPr>
          <w:rFonts w:hint="eastAsia"/>
        </w:rPr>
        <w:t>风险组合模型</w:t>
      </w:r>
      <w:r w:rsidRPr="005B6FB5">
        <w:t>法</w:t>
      </w:r>
      <w:r w:rsidR="007248C5">
        <w:rPr>
          <w:rFonts w:hint="eastAsia"/>
        </w:rPr>
        <w:t>的测度</w:t>
      </w:r>
      <w:r w:rsidRPr="005B6FB5">
        <w:rPr>
          <w:rFonts w:hint="eastAsia"/>
        </w:rPr>
        <w:t>、</w:t>
      </w:r>
      <w:r w:rsidR="007248C5">
        <w:rPr>
          <w:rFonts w:hint="eastAsia"/>
        </w:rPr>
        <w:t>基于</w:t>
      </w:r>
      <w:r w:rsidRPr="005B6FB5">
        <w:rPr>
          <w:rFonts w:hint="eastAsia"/>
        </w:rPr>
        <w:t>网络分析法</w:t>
      </w:r>
      <w:r w:rsidR="007248C5">
        <w:rPr>
          <w:rFonts w:hint="eastAsia"/>
        </w:rPr>
        <w:t>的测度</w:t>
      </w:r>
      <w:r w:rsidRPr="005B6FB5">
        <w:rPr>
          <w:rFonts w:hint="eastAsia"/>
        </w:rPr>
        <w:t>。</w:t>
      </w:r>
    </w:p>
    <w:p w14:paraId="43CC6110" w14:textId="3A8BACB5" w:rsidR="00127045" w:rsidRPr="005B6FB5" w:rsidRDefault="00127045" w:rsidP="00127045">
      <w:pPr>
        <w:ind w:firstLine="480"/>
      </w:pPr>
      <w:r w:rsidRPr="005B6FB5">
        <w:rPr>
          <w:rFonts w:hint="eastAsia"/>
        </w:rPr>
        <w:t>风险组合模型法也称为简约化方法，该方法由衡量证券组合风险的方法发展而来，将整个系统看成是金融机构的组合来衡量系统性风险。其特点是，</w:t>
      </w:r>
      <w:r w:rsidRPr="005B6FB5">
        <w:t>主要基于</w:t>
      </w:r>
      <w:r w:rsidRPr="005B6FB5">
        <w:rPr>
          <w:rFonts w:hint="eastAsia"/>
        </w:rPr>
        <w:t>金融</w:t>
      </w:r>
      <w:r w:rsidRPr="005B6FB5">
        <w:t>市场数据估计金融机构之间的某种相关性，然后根据相关性来评估风险的传染性</w:t>
      </w:r>
      <w:r w:rsidRPr="005B6FB5">
        <w:rPr>
          <w:rFonts w:hint="eastAsia"/>
        </w:rPr>
        <w:t>。该方法的优点是可以识别组成系统的各机构的共同风险因素，跟踪某一机构出现问题将如何影响其他机构，度量单个金融机构对整个系统的风险贡献。该类方法主要的方法有</w:t>
      </w:r>
      <w:proofErr w:type="spellStart"/>
      <w:r w:rsidRPr="005B6FB5">
        <w:rPr>
          <w:rFonts w:hint="eastAsia"/>
        </w:rPr>
        <w:t>VaR</w:t>
      </w:r>
      <w:proofErr w:type="spellEnd"/>
      <w:r w:rsidRPr="005B6FB5">
        <w:rPr>
          <w:rFonts w:hint="eastAsia"/>
        </w:rPr>
        <w:t>、</w:t>
      </w:r>
      <w:proofErr w:type="spellStart"/>
      <w:r w:rsidRPr="005B6FB5">
        <w:rPr>
          <w:rFonts w:hint="eastAsia"/>
        </w:rPr>
        <w:t>CoVaR</w:t>
      </w:r>
      <w:proofErr w:type="spellEnd"/>
      <w:r w:rsidRPr="005B6FB5">
        <w:rPr>
          <w:rFonts w:hint="eastAsia"/>
        </w:rPr>
        <w:t>、G</w:t>
      </w:r>
      <w:r w:rsidRPr="005B6FB5">
        <w:t>ARCH</w:t>
      </w:r>
      <w:r w:rsidRPr="005B6FB5">
        <w:rPr>
          <w:rFonts w:hint="eastAsia"/>
        </w:rPr>
        <w:t>、期望边际损失MES、或有权益分析方法C</w:t>
      </w:r>
      <w:r w:rsidRPr="005B6FB5">
        <w:t>CA</w:t>
      </w:r>
      <w:r w:rsidRPr="005B6FB5">
        <w:rPr>
          <w:rFonts w:hint="eastAsia"/>
        </w:rPr>
        <w:t>等。</w:t>
      </w:r>
      <w:r w:rsidRPr="005B6FB5">
        <w:fldChar w:fldCharType="begin"/>
      </w:r>
      <w:r w:rsidRPr="005B6FB5">
        <w:instrText xml:space="preserve"> ADDIN ZOTERO_ITEM CSL_CITATION {"citationID":"O3dODvgK","properties":{"formattedCitation":"(Engle, 2000)","plainCitation":"(Engle, 2000)","noteIndex":0},"citationItems":[{"id":2093,"uris":["http://zotero.org/users/6240833/items/QENXU4TG"],"uri":["http://zotero.org/users/6240833/items/QENXU4TG"],"itemData":{"id":2093,"type":"article-journal","abstract":"Time varying correlations are often estimated with Multivariate Garch models that are linear in squares and cross products of the data. A new class of multivariate models called dynamic conditional correlation (DCC) models is proposed. These have the flexibility of univariate GARCH models coupled with parsimonious parametric models for the correlations. They are not linear but can often be estimated very simply with univariate or two step methods based on the likelihood function. It is shown that they perform well in a variety of situations and provide sensible empirical results.","container-title":"SSRN Electronic Journal","DOI":"10.2139/ssrn.236998","ISSN":"1556-5068","journalAbbreviation":"SSRN Journal","language":"en","note":"http://web.archive.org/web/20200920083822/https://papers.ssrn.com/sol3/papers.cfm?abstract_id=236998","source":"DOI.org (Crossref)","title":"Dynamic Conditional Correlation - A Simple Class of Multivariate GARCH Models","URL":"10.2139/ssrn.236998","author":[{"family":"Engle","given":"Robert F."}],"accessed":{"date-parts":[["2020",9,20]]},"issued":{"date-parts":[["2000"]]}}}],"schema":"https://github.com/citation-style-language/schema/raw/master/csl-citation.json"} </w:instrText>
      </w:r>
      <w:r w:rsidRPr="005B6FB5">
        <w:fldChar w:fldCharType="separate"/>
      </w:r>
      <w:r w:rsidRPr="005B6FB5">
        <w:rPr>
          <w:noProof/>
        </w:rPr>
        <w:t>(Engle, 2000)</w:t>
      </w:r>
      <w:r w:rsidRPr="005B6FB5">
        <w:fldChar w:fldCharType="end"/>
      </w:r>
      <w:r w:rsidRPr="005B6FB5">
        <w:rPr>
          <w:rFonts w:hint="eastAsia"/>
        </w:rPr>
        <w:t>提出的D</w:t>
      </w:r>
      <w:r w:rsidRPr="005B6FB5">
        <w:t>CC-GARCH</w:t>
      </w:r>
      <w:r w:rsidRPr="005B6FB5">
        <w:rPr>
          <w:rFonts w:hint="eastAsia"/>
        </w:rPr>
        <w:t>模型应用广泛。</w:t>
      </w:r>
      <w:r w:rsidRPr="007176AF">
        <w:fldChar w:fldCharType="begin"/>
      </w:r>
      <w:r w:rsidRPr="007176AF">
        <w:instrText xml:space="preserve"> ADDIN ZOTERO_ITEM CSL_CITATION {"citationID":"8IaCL8Ex","properties":{"formattedCitation":"(\\uc0\\u30333{}\\uc0\\u38634{}\\uc0\\u26757{}\\uc0\\u31561{}, 2014)","plainCitation":"(白雪梅等, 2014)","noteIndex":0},"citationItems":[{"id":1100,"uris":["http://zotero.org/users/6240833/items/F2FLY55L"],"uri":["http://zotero.org/users/6240833/items/F2FLY55L"],"itemData":{"id":1100,"type":"article-journal","abstract":"金融体系的系统性风险在2007-2009年金融危机以后受到广泛的关注。基于CoVaR方法,本文度量了我国公开上市的27家金融机构2008-2013年的系统性风险,并建立了一个预测系统性风险的模型。结果</w:instrText>
      </w:r>
      <w:r w:rsidRPr="007176AF">
        <w:rPr>
          <w:rFonts w:hint="eastAsia"/>
        </w:rPr>
        <w:instrText>显示</w:instrText>
      </w:r>
      <w:r w:rsidRPr="007176AF">
        <w:instrText xml:space="preserve">,我国银行业金融机构对系统性风险的贡献较大,证券期货业金融机构对系统性风险贡献最小;金融危机期间,金融机构的系统性风险明显高于其他时期,而2012年7月以来,金融体系的系统性风险呈上升趋势;根据系统性风险的预测模型,财务杠杆率高、规模小、盈利能力好的金融机构的系统性风险贡献更高,自身风险较高的金融机构其系统性风险贡献也更高。系统性风险预测模型能有效指导金融监管政策的实施,并能避免依据当期系统性风险状况进行监管的顺周期性问题。","archive_location":"CNKI","call-number":"11-1132/F","container-title":"国际金融研究","issue":"06","note":"ISBN: 1066-1029","page":"75-85","title":"中国金融体系的系统性风险度量","author":[{"literal":"白雪梅"},{"literal":"石大龙"}],"issued":{"date-parts":[["2014"]]}}}],"schema":"https://github.com/citation-style-language/schema/raw/master/csl-citation.json"} </w:instrText>
      </w:r>
      <w:r w:rsidRPr="007176AF">
        <w:fldChar w:fldCharType="separate"/>
      </w:r>
      <w:r w:rsidRPr="007176AF">
        <w:rPr>
          <w:rFonts w:cs="Times New Roman"/>
        </w:rPr>
        <w:t>(白雪梅等, 2014)</w:t>
      </w:r>
      <w:r w:rsidRPr="007176AF">
        <w:fldChar w:fldCharType="end"/>
      </w:r>
      <w:r w:rsidRPr="007176AF">
        <w:rPr>
          <w:rFonts w:hint="eastAsia"/>
        </w:rPr>
        <w:t>采用CoVaR方法分析了我国金融系统的稳定性，并建立了一个预测系统性风险的模型，该研究认为CoVaR方法相比VaR方法，可以更好测度尾部损失，而现实中的金融数据往往并非正态分布，而是呈现尖峰厚尾分布。CoVaR的缺点在于</w:t>
      </w:r>
      <w:r w:rsidRPr="007176AF">
        <w:rPr>
          <w:rFonts w:ascii="Vollkorn" w:hAnsi="Vollkorn"/>
          <w:shd w:val="clear" w:color="auto" w:fill="FFFFFF"/>
        </w:rPr>
        <w:t>其采用相关性分析反映风险的外溢效应，难以分析因果性。且其危机时期和非危机时期的表现存在很大差异。</w:t>
      </w:r>
      <w:r w:rsidR="00910CFF" w:rsidRPr="007176AF">
        <w:rPr>
          <w:rFonts w:ascii="Vollkorn" w:hAnsi="Vollkorn" w:hint="eastAsia"/>
          <w:shd w:val="clear" w:color="auto" w:fill="FFFFFF"/>
        </w:rPr>
        <w:t>风险组合模型法</w:t>
      </w:r>
      <w:r w:rsidRPr="007176AF">
        <w:rPr>
          <w:rFonts w:ascii="Vollkorn" w:hAnsi="Vollkorn" w:hint="eastAsia"/>
          <w:shd w:val="clear" w:color="auto" w:fill="FFFFFF"/>
        </w:rPr>
        <w:t>的缺点是</w:t>
      </w:r>
      <w:r w:rsidRPr="007176AF">
        <w:rPr>
          <w:rFonts w:ascii="Vollkorn" w:hAnsi="Vollkorn"/>
          <w:shd w:val="clear" w:color="auto" w:fill="FFFFFF"/>
        </w:rPr>
        <w:t>忽视了风险传染渠道，对风险传染过程</w:t>
      </w:r>
      <w:r w:rsidRPr="007176AF">
        <w:rPr>
          <w:rFonts w:ascii="Vollkorn" w:hAnsi="Vollkorn" w:hint="eastAsia"/>
          <w:shd w:val="clear" w:color="auto" w:fill="FFFFFF"/>
        </w:rPr>
        <w:t>难以刻画，</w:t>
      </w:r>
      <w:r w:rsidRPr="007176AF">
        <w:rPr>
          <w:rFonts w:ascii="Vollkorn" w:hAnsi="Vollkorn"/>
          <w:shd w:val="clear" w:color="auto" w:fill="FFFFFF"/>
        </w:rPr>
        <w:t>在反映机构关联性</w:t>
      </w:r>
      <w:r w:rsidRPr="007176AF">
        <w:rPr>
          <w:rFonts w:ascii="Vollkorn" w:hAnsi="Vollkorn" w:hint="eastAsia"/>
          <w:shd w:val="clear" w:color="auto" w:fill="FFFFFF"/>
        </w:rPr>
        <w:t>方面存在明显不足。</w:t>
      </w:r>
    </w:p>
    <w:p w14:paraId="3C2900A8" w14:textId="77777777" w:rsidR="0026351E" w:rsidRDefault="00127045" w:rsidP="002626E8">
      <w:pPr>
        <w:ind w:firstLine="480"/>
      </w:pPr>
      <w:r w:rsidRPr="005B6FB5">
        <w:rPr>
          <w:rFonts w:hint="eastAsia"/>
        </w:rPr>
        <w:t>为了更多测度与分析金融系统之间的关联性，网络分析法通过研究金融系统之间的关联性这一重要因素研究系统性风险的成因、系统性风险的传导途径、系统的脆弱性等。</w:t>
      </w:r>
    </w:p>
    <w:p w14:paraId="08E43902" w14:textId="7F156051" w:rsidR="002626E8" w:rsidRDefault="00127045" w:rsidP="002626E8">
      <w:pPr>
        <w:ind w:firstLine="480"/>
      </w:pPr>
      <w:r w:rsidRPr="005B6FB5">
        <w:rPr>
          <w:rFonts w:hint="eastAsia"/>
        </w:rPr>
        <w:t>网络分析法分为两种研究视角，</w:t>
      </w:r>
      <w:r w:rsidR="0026351E">
        <w:rPr>
          <w:rFonts w:hint="eastAsia"/>
        </w:rPr>
        <w:t>其中第一类</w:t>
      </w:r>
      <w:r w:rsidR="00F419ED">
        <w:rPr>
          <w:rFonts w:hint="eastAsia"/>
        </w:rPr>
        <w:t>走仿真路线，</w:t>
      </w:r>
      <w:r w:rsidR="003C72A1">
        <w:rPr>
          <w:rFonts w:hint="eastAsia"/>
        </w:rPr>
        <w:t>即从微观层面</w:t>
      </w:r>
      <w:r w:rsidR="00F419ED">
        <w:rPr>
          <w:rFonts w:hint="eastAsia"/>
        </w:rPr>
        <w:t>研究银行间市场的构成的网络的流动性、稳定性、抗毁性。这类研究很多结合第一类视角的复杂网络结构，基于经济学理论，构建相关的模型，得到算法，利用模拟仿真的方法做压力测试实验。</w:t>
      </w:r>
      <w:r w:rsidR="00DA39CF">
        <w:rPr>
          <w:rFonts w:hint="eastAsia"/>
        </w:rPr>
        <w:t>在系统性风险的形成机制中，我们已经罗列过相关研究。</w:t>
      </w:r>
      <w:r w:rsidRPr="005B6FB5">
        <w:rPr>
          <w:rFonts w:hint="eastAsia"/>
        </w:rPr>
        <w:t>第</w:t>
      </w:r>
      <w:r w:rsidR="00DA39CF">
        <w:rPr>
          <w:rFonts w:hint="eastAsia"/>
        </w:rPr>
        <w:t>二类</w:t>
      </w:r>
      <w:r w:rsidRPr="005B6FB5">
        <w:rPr>
          <w:rFonts w:hint="eastAsia"/>
        </w:rPr>
        <w:t>走统计实证路线，</w:t>
      </w:r>
      <w:r w:rsidR="0073374B">
        <w:rPr>
          <w:rFonts w:hint="eastAsia"/>
        </w:rPr>
        <w:t>也就是</w:t>
      </w:r>
      <w:r w:rsidR="003C72A1">
        <w:rPr>
          <w:rFonts w:hint="eastAsia"/>
        </w:rPr>
        <w:t>从宏观层面</w:t>
      </w:r>
      <w:r w:rsidR="0073374B">
        <w:rPr>
          <w:rFonts w:hint="eastAsia"/>
        </w:rPr>
        <w:t>测度系统性风险的路线。</w:t>
      </w:r>
      <w:r w:rsidRPr="005B6FB5">
        <w:rPr>
          <w:rFonts w:hint="eastAsia"/>
        </w:rPr>
        <w:t>研究银行间市场构成的复杂网络的结构的特征，比如用金融机构之间的相互关联性和集中度等复杂网络统计领域的指标测度。</w:t>
      </w:r>
      <w:r w:rsidR="00F52A8C">
        <w:rPr>
          <w:rFonts w:hint="eastAsia"/>
        </w:rPr>
        <w:t>国外</w:t>
      </w:r>
      <w:r w:rsidRPr="005B6FB5">
        <w:rPr>
          <w:rFonts w:hint="eastAsia"/>
        </w:rPr>
        <w:t>的学者通过获取</w:t>
      </w:r>
      <w:r w:rsidR="00F52A8C">
        <w:rPr>
          <w:rFonts w:hint="eastAsia"/>
        </w:rPr>
        <w:t>德国、意大利、瑞士、奥地利、墨西哥等</w:t>
      </w:r>
      <w:r w:rsidRPr="005B6FB5">
        <w:rPr>
          <w:rFonts w:hint="eastAsia"/>
        </w:rPr>
        <w:t>银行的同业拆借数据对银行间市场进行测度</w:t>
      </w:r>
      <w:r w:rsidR="00F52A8C">
        <w:rPr>
          <w:rFonts w:hint="eastAsia"/>
        </w:rPr>
        <w:t>，研究银行关联性对于银行体系稳定与风险传染的关系</w:t>
      </w:r>
      <w:r w:rsidRPr="005B6FB5">
        <w:rPr>
          <w:rFonts w:hint="eastAsia"/>
        </w:rPr>
        <w:t>。例如</w:t>
      </w:r>
      <w:r w:rsidRPr="005B6FB5">
        <w:fldChar w:fldCharType="begin"/>
      </w:r>
      <w:r w:rsidRPr="005B6FB5">
        <w:instrText xml:space="preserve"> ADDIN ZOTERO_ITEM CSL_CITATION {"citationID":"y701UYtO","properties":{"formattedCitation":"(Boss\\uc0\\u31561{}, 2013)","plainCitation":"(Boss等, 2013)","noteIndex":0},"citationItems":[{"id":416,"uris":["http://zotero.org/users/6240833/items/6CMK9BQQ"],"uri":["http://zotero.org/users/6240833/items/6CMK9BQQ"],"itemData":{"id":416,"type":"article-journal","container-title":"Financial Stability Report","issue":"7","title":"An empirical analysis of the network structure of the Austrian interbank market","author":[{"family":"Boss","given":"Michael"},{"family":"Elsinger","given":"Helmut"}],"issued":{"date-parts":[["2013"]]}}}],"schema":"https://github.com/citation-style-language/schema/raw/master/csl-citation.json"} </w:instrText>
      </w:r>
      <w:r w:rsidRPr="005B6FB5">
        <w:fldChar w:fldCharType="separate"/>
      </w:r>
      <w:r w:rsidRPr="005B6FB5">
        <w:rPr>
          <w:rFonts w:cs="Times New Roman"/>
        </w:rPr>
        <w:t>(Boss等, 2013)</w:t>
      </w:r>
      <w:r w:rsidRPr="005B6FB5">
        <w:fldChar w:fldCharType="end"/>
      </w:r>
      <w:r w:rsidRPr="005B6FB5">
        <w:rPr>
          <w:rFonts w:hint="eastAsia"/>
        </w:rPr>
        <w:t>分析了奥地利银行同业拆借市场，通过观察3年间9</w:t>
      </w:r>
      <w:r w:rsidRPr="005B6FB5">
        <w:t>00</w:t>
      </w:r>
      <w:r w:rsidRPr="005B6FB5">
        <w:rPr>
          <w:rFonts w:hint="eastAsia"/>
        </w:rPr>
        <w:t>家银行的数据，结果显示银行间同业拆借市场内在的联系分布服从幂率指数为1</w:t>
      </w:r>
      <w:r w:rsidRPr="005B6FB5">
        <w:t>.85</w:t>
      </w:r>
      <w:r w:rsidRPr="005B6FB5">
        <w:rPr>
          <w:rFonts w:hint="eastAsia"/>
        </w:rPr>
        <w:t>的分布。</w:t>
      </w:r>
      <w:r w:rsidRPr="005B6FB5">
        <w:lastRenderedPageBreak/>
        <w:fldChar w:fldCharType="begin"/>
      </w:r>
      <w:r w:rsidRPr="005B6FB5">
        <w:instrText xml:space="preserve"> ADDIN ZOTERO_ITEM CSL_CITATION {"citationID":"CIkuNRTG","properties":{"formattedCitation":"(Martinez-Jaramillo\\uc0\\u31561{}, 2014)","plainCitation":"(Martinez-Jaramillo等, 2014)","noteIndex":0},"citationItems":[{"id":413,"uris":["http://zotero.org/users/6240833/items/34DB34EI"],"uri":["http://zotero.org/users/6240833/items/34DB34EI"],"itemData":{"id":413,"type":"article-journal","container-title":"Journal of Economic Dynamics &amp; Control","issue":"mar.","page":"242-265","title":"An empirical study of the Mexican banking system's network and its implications for systemic risk","volume":"40","author":[{"family":"Martinez-Jaramillo","given":"Serafin"},{"family":"Alexandrova-Kabadjova","given":"Biliana"},{"family":"Bravo-Benitez","given":"Bernardo"},{"family":"Solorzano-Margain","given":"Juan Pablo"}],"issued":{"date-parts":[["2014"]]}}}],"schema":"https://github.com/citation-style-language/schema/raw/master/csl-citation.json"} </w:instrText>
      </w:r>
      <w:r w:rsidRPr="005B6FB5">
        <w:fldChar w:fldCharType="separate"/>
      </w:r>
      <w:r w:rsidRPr="005B6FB5">
        <w:rPr>
          <w:rFonts w:cs="Times New Roman"/>
        </w:rPr>
        <w:t>(Martinez-Jaramillo等, 2014)</w:t>
      </w:r>
      <w:r w:rsidRPr="005B6FB5">
        <w:fldChar w:fldCharType="end"/>
      </w:r>
      <w:r w:rsidRPr="005B6FB5">
        <w:t>利用墨西哥银行双边同业数据进行实证研究，发现该国银行具有无标度特征。</w:t>
      </w:r>
      <w:r w:rsidRPr="005B6FB5">
        <w:fldChar w:fldCharType="begin"/>
      </w:r>
      <w:r w:rsidRPr="005B6FB5">
        <w:instrText xml:space="preserve"> ADDIN ZOTERO_ITEM CSL_CITATION {"citationID":"oEsutzFa","properties":{"formattedCitation":"(\\uc0\\u24429{}\\uc0\\u24314{}\\uc0\\u21018{}\\uc0\\u31561{}, 2013)","plainCitation":"(彭建刚等, 2013)","noteIndex":0},"citationItems":[{"id":1130,"uris":["http://zotero.org/users/6240833/items/5NG9TDAV"],"uri":["http://zotero.org/users/6240833/items/5NG9TDAV"],"itemData":{"id":1130,"type":"article-journal","abstract":"银行间同业拆借市场是流动性风险传染的重要渠道,其市场结构健全与否关系到金融体系的稳健程度。本文采用压力测试方法对我国银行间同业市场上分类交易商之间的流动性风险传染效应进行了研究,结果发现:大规模流动性</w:instrText>
      </w:r>
      <w:r w:rsidRPr="005B6FB5">
        <w:rPr>
          <w:rFonts w:hint="eastAsia"/>
        </w:rPr>
        <w:instrText>冲击会导致流动性风险蔓延和同业市场交易量萎缩</w:instrText>
      </w:r>
      <w:r w:rsidRPr="005B6FB5">
        <w:instrText>,但在小规模流动性冲击下,风险具有收敛性。这表明我国同业市场具有一定程度的稳定性,但监管部门有必要对系统重要性银行实施更为审慎的流动性风险监管。","archive_location":"CNKI","call-number":"43-1161/C","container-title":"湖南社会科学","issue":"05","note":"ISBN: 1009-5675","page":"141-145","title":"同业拆借视角下银行业流动性风险传</w:instrText>
      </w:r>
      <w:r w:rsidRPr="005B6FB5">
        <w:rPr>
          <w:rFonts w:hint="eastAsia"/>
        </w:rPr>
        <w:instrText>染效应研究</w:instrText>
      </w:r>
      <w:r w:rsidRPr="005B6FB5">
        <w:instrText xml:space="preserve">","author":[{"literal":"彭建刚"},{"literal":"童磊"}],"issued":{"date-parts":[["2013"]]}}}],"schema":"https://github.com/citation-style-language/schema/raw/master/csl-citation.json"} </w:instrText>
      </w:r>
      <w:r w:rsidRPr="005B6FB5">
        <w:fldChar w:fldCharType="separate"/>
      </w:r>
      <w:r w:rsidRPr="005B6FB5">
        <w:rPr>
          <w:rFonts w:cs="Times New Roman"/>
        </w:rPr>
        <w:t>(彭建刚等, 2013)</w:t>
      </w:r>
      <w:r w:rsidRPr="005B6FB5">
        <w:fldChar w:fldCharType="end"/>
      </w:r>
      <w:r w:rsidRPr="005B6FB5">
        <w:t>基于</w:t>
      </w:r>
      <w:r w:rsidRPr="005B6FB5">
        <w:fldChar w:fldCharType="begin"/>
      </w:r>
      <w:r w:rsidRPr="005B6FB5">
        <w:instrText xml:space="preserve"> ADDIN ZOTERO_ITEM CSL_CITATION {"citationID":"uqFha2d7","properties":{"formattedCitation":"(Allen\\uc0\\u31561{}, 2000)","plainCitation":"(Allen等, 2000)","noteIndex":0},"citationItems":[{"id":567,"uris":["http://zotero.org/users/6240833/items/9VLSTGKX"],"uri":["http://zotero.org/users/6240833/items/9VLSTGKX"],"itemData":{"id":567,"type":"article-journal","abstract":"Financial contagion is modeled as an equilibrium phenomenon. Because liquidity preference shocks are imperfectly correlated across regions, banks hold interregional claims on other banks to provide insurance against liquidity preference shocks. When there is no aggregate uncertainty, the firstest allocation of risk sharing can be achieved. However, this arrangement is financially fragile. A small liquidity preference shock in one region can spread by contagion throughout the economy. The possibility of contagion depends strongly on the completeness of the structure of interregional claims. Complete claims structures are shown to be more robust than incomplete structures.","archive_location":"CNKI","container-title":"Journal of Political Economy","issue":"1","journalAbbreviation":"Journal of Political Economy","title":"Financial Contagion","volume":"108","author":[{"family":"Allen","given":"Franklin"},{"family":"Gale","given":"Douglas"}],"issued":{"date-parts":[["2000"]]}}}],"schema":"https://github.com/citation-style-language/schema/raw/master/csl-citation.json"} </w:instrText>
      </w:r>
      <w:r w:rsidRPr="005B6FB5">
        <w:fldChar w:fldCharType="separate"/>
      </w:r>
      <w:r w:rsidRPr="005B6FB5">
        <w:rPr>
          <w:rFonts w:cs="Times New Roman"/>
        </w:rPr>
        <w:t>(Allen等, 2000)</w:t>
      </w:r>
      <w:r w:rsidRPr="005B6FB5">
        <w:fldChar w:fldCharType="end"/>
      </w:r>
      <w:r w:rsidRPr="005B6FB5">
        <w:t>的研究的四种代表性的银行间市场网络的结构的机理，分析了我国银行同业交易商，分为四大类，</w:t>
      </w:r>
      <w:r w:rsidRPr="005B6FB5">
        <w:rPr>
          <w:rFonts w:hint="eastAsia"/>
        </w:rPr>
        <w:t>分析了拆借市场的交易主体的结构的变化。由于</w:t>
      </w:r>
      <w:r w:rsidRPr="005B6FB5">
        <w:t>中国银行间同业拆借中心并没有公布分类交易商之间的双边数据，根据分类交易商的拆入拆出数据</w:t>
      </w:r>
      <w:r w:rsidRPr="005B6FB5">
        <w:rPr>
          <w:rFonts w:hint="eastAsia"/>
        </w:rPr>
        <w:t>，采用最大熵方法</w:t>
      </w:r>
      <w:r w:rsidR="00F52A8C">
        <w:rPr>
          <w:rFonts w:hint="eastAsia"/>
        </w:rPr>
        <w:t>大致估计参数作为</w:t>
      </w:r>
      <w:r w:rsidRPr="005B6FB5">
        <w:t>同业市场结果的基本特征。</w:t>
      </w:r>
      <w:r w:rsidRPr="005B6FB5">
        <w:rPr>
          <w:rFonts w:hint="eastAsia"/>
        </w:rPr>
        <w:t>发现</w:t>
      </w:r>
      <w:r w:rsidRPr="005B6FB5">
        <w:t>我国同业市场结构已经由单向的资金中心结构向类似于完全交易市场结构转变。</w:t>
      </w:r>
      <w:r w:rsidRPr="005B6FB5">
        <w:fldChar w:fldCharType="begin"/>
      </w:r>
      <w:r w:rsidRPr="005B6FB5">
        <w:instrText xml:space="preserve"> ADDIN ZOTERO_ITEM CSL_CITATION {"citationID":"mOQxrtkE","properties":{"formattedCitation":"(Gai\\uc0\\u31561{}, 2011)","plainCitation":"(Gai等, 2011)","noteIndex":0},"citationItems":[{"id":410,"uris":["http://zotero.org/users/6240833/items/58VZH2LZ"],"uri":["http://zotero.org/users/6240833/items/58VZH2LZ"],"itemData":{"id":410,"type":"article-journal","abstract":"This paper develops a model of the interbank network in which unsecured claims and obligations, repo activity and shocks to the haircuts applied to collateral assume centre stage. We show how systemic liquidity crises of the kind associated with the interbank market collapse of 2007-8 can arise within such a framework, with contagion spreading widely through the web of interlinkages. And we illustrate how greater complexity and concentration in the …nancial network may contribute to fragility. We then suggest how a range of policy measures –including tougher liquidity regulation, macro-prudential policy, and surcharges for systemically important </w:instrText>
      </w:r>
      <w:r w:rsidRPr="005B6FB5">
        <w:rPr>
          <w:rFonts w:hint="eastAsia"/>
        </w:rPr>
        <w:instrText>…</w:instrText>
      </w:r>
      <w:r w:rsidRPr="005B6FB5">
        <w:instrText xml:space="preserve">nancial institutions – may make the …nancial system more resilient.","container-title":"Journal of Monetary Economics","DOI":"10.1016/j.jmoneco.2011.05.005","ISSN":"03043932","issue":"5","journalAbbreviation":"Journal of Monetary Economics","language":"en","page":"453-470","source":"DOI.org (Crossref)","title":"Complexity, concentration and contagion","volume":"58","author":[{"family":"Gai","given":"Prasanna"},{"family":"Haldane","given":"Andrew"},{"family":"Kapadia","given":"Sujit"}],"issued":{"date-parts":[["2011",7]]}}}],"schema":"https://github.com/citation-style-language/schema/raw/master/csl-citation.json"} </w:instrText>
      </w:r>
      <w:r w:rsidRPr="005B6FB5">
        <w:fldChar w:fldCharType="separate"/>
      </w:r>
      <w:r w:rsidRPr="005B6FB5">
        <w:rPr>
          <w:rFonts w:cs="Times New Roman"/>
        </w:rPr>
        <w:t>(Gai等, 2011)</w:t>
      </w:r>
      <w:r w:rsidRPr="005B6FB5">
        <w:fldChar w:fldCharType="end"/>
      </w:r>
      <w:r w:rsidRPr="005B6FB5">
        <w:t>研究银行同业拆借网络更大的复杂性和集中度如何放大了系统的脆弱性。</w:t>
      </w:r>
      <w:r w:rsidRPr="005B6FB5">
        <w:rPr>
          <w:rFonts w:hint="eastAsia"/>
        </w:rPr>
        <w:t>研究发现：</w:t>
      </w:r>
      <w:r w:rsidRPr="005B6FB5">
        <w:t>更严格的流动性监管和宏观审慎政策可能会提高系统的弹性</w:t>
      </w:r>
      <w:r w:rsidRPr="005B6FB5">
        <w:rPr>
          <w:rFonts w:hint="eastAsia"/>
        </w:rPr>
        <w:t>；</w:t>
      </w:r>
      <w:r w:rsidRPr="005B6FB5">
        <w:t>网络的复杂性和集中度对于确定财务传染至关重要</w:t>
      </w:r>
      <w:r w:rsidRPr="005B6FB5">
        <w:rPr>
          <w:rFonts w:hint="eastAsia"/>
        </w:rPr>
        <w:t>；</w:t>
      </w:r>
      <w:r w:rsidRPr="005B6FB5">
        <w:t>银行间市场细分的网络模型</w:t>
      </w:r>
      <w:r w:rsidRPr="005B6FB5">
        <w:rPr>
          <w:rFonts w:hint="eastAsia"/>
        </w:rPr>
        <w:t>突显了</w:t>
      </w:r>
      <w:r w:rsidRPr="005B6FB5">
        <w:t>回购市场活动的作用。</w:t>
      </w:r>
      <w:r w:rsidRPr="005B6FB5">
        <w:rPr>
          <w:rFonts w:hint="eastAsia"/>
        </w:rPr>
        <w:t>在系统性风险的指标创新方面，</w:t>
      </w:r>
      <w:r w:rsidRPr="005B6FB5">
        <w:fldChar w:fldCharType="begin"/>
      </w:r>
      <w:r w:rsidRPr="005B6FB5">
        <w:instrText xml:space="preserve"> ADDIN ZOTERO_ITEM CSL_CITATION {"citationID":"oHWu4N64","properties":{"formattedCitation":"(Ouyang\\uc0\\u31561{}, 2020)","plainCitation":"(Ouyang等, 2020)","noteIndex":0},"citationItems":[{"id":400,"uris":["http://zotero.org/users/6240833/items/DB9BXAPL"],"uri":["http://zotero.org/users/6240833/items/DB9BXAPL"],"itemData":{"id":400,"type":"article-journal","abstract":"To capture the impact of investor sentiment on risk contagion of financial institutions and potential tail risks caused by financial network structure, this paper uses a directed network approach to measure systemic risk contagion effect of Chinese banking industry. We use linear quantile lasso regression and local polynomial method to estimate TENET model, and construct a weighted directed network. Moreover, we study directed network from different perspectives, analyze financial risk contagion effect and the influence of investor sentiment on financial risk contagion, and identify systemically important financial institutions. We find that: (1) As crisis spreads, financial system becomes more closely related, and total network connectivity continues to rise until it reaches a maximum value. (2) Total network connectivity and systemic risk have the same upward or downward trend, but systemic risk lags behind total network connectivity. (3) Current bank has characteristics of “too big to fail” and “too contact to fail”.","container-title":"Emerging Markets Finance and Trade","DOI":"10.1080/1540496X.2019.1711368","ISSN":"1540-496X, 1558-0938","issue":"6","journalAbbreviation":"Emerging Markets Finance and Trade","language":"en","page":"1312-1335","source":"DOI.org (Crossref)","title":"Measuring Systemic Risk Contagion Effect of the Banking Industry in China: A Directed Network Approach","title-short":"Measuring Systemic Risk Contagion Effect of the Banking Industry in China","volume":"56","author":[{"family":"Ouyang","given":"Zi-Sheng"},{"family":"Huang","given":"Ying"},{"family":"Jia","given":"Yun"},{"family":"Luo","given":"Chang-Qing"}],"issued":{"date-parts":[["2020",5,2]]}}}],"schema":"https://github.com/citation-style-language/schema/raw/master/csl-citation.json"} </w:instrText>
      </w:r>
      <w:r w:rsidRPr="005B6FB5">
        <w:fldChar w:fldCharType="separate"/>
      </w:r>
      <w:r w:rsidRPr="005B6FB5">
        <w:rPr>
          <w:rFonts w:cs="Times New Roman"/>
        </w:rPr>
        <w:t>(Ouyang等, 2020)</w:t>
      </w:r>
      <w:r w:rsidRPr="005B6FB5">
        <w:fldChar w:fldCharType="end"/>
      </w:r>
      <w:r w:rsidRPr="005B6FB5">
        <w:t>考虑了投资者注意力对金融机构风险传染的影响以及金融网络结构所带来的潜在风险</w:t>
      </w:r>
      <w:r w:rsidRPr="005B6FB5">
        <w:rPr>
          <w:rFonts w:hint="eastAsia"/>
        </w:rPr>
        <w:t>，因此</w:t>
      </w:r>
      <w:r w:rsidRPr="005B6FB5">
        <w:t>使用金融机构的百度搜索索引来描述投资者的情绪</w:t>
      </w:r>
      <w:r w:rsidRPr="005B6FB5">
        <w:rPr>
          <w:rFonts w:hint="eastAsia"/>
        </w:rPr>
        <w:t>，</w:t>
      </w:r>
      <w:r w:rsidRPr="005B6FB5">
        <w:t>采用linear quantile lasso regression 和 local polynomial method 方法估计TENET模型</w:t>
      </w:r>
      <w:r w:rsidRPr="005B6FB5">
        <w:rPr>
          <w:rFonts w:hint="eastAsia"/>
        </w:rPr>
        <w:t>，</w:t>
      </w:r>
      <w:r w:rsidRPr="005B6FB5">
        <w:t>用有向网络方法，衡量中国银行业的系统性风险蔓延效应。</w:t>
      </w:r>
      <w:r w:rsidRPr="005B6FB5">
        <w:rPr>
          <w:rFonts w:hint="eastAsia"/>
        </w:rPr>
        <w:t>研究发现：</w:t>
      </w:r>
      <w:r w:rsidRPr="005B6FB5">
        <w:t>当前银行</w:t>
      </w:r>
      <w:r w:rsidRPr="005B6FB5">
        <w:rPr>
          <w:rFonts w:hint="eastAsia"/>
        </w:rPr>
        <w:t>具有</w:t>
      </w:r>
      <w:r w:rsidRPr="005B6FB5">
        <w:t>的“太大而不能倒闭”和“过于联系而倒闭”的特征</w:t>
      </w:r>
      <w:r w:rsidRPr="005B6FB5">
        <w:rPr>
          <w:rFonts w:hint="eastAsia"/>
        </w:rPr>
        <w:t>；</w:t>
      </w:r>
      <w:r w:rsidRPr="005B6FB5">
        <w:t>在整个样本期内，整个网络的连通性和系统性风险具有相同的趋势</w:t>
      </w:r>
      <w:r w:rsidRPr="005B6FB5">
        <w:rPr>
          <w:rFonts w:hint="eastAsia"/>
        </w:rPr>
        <w:t>，</w:t>
      </w:r>
      <w:r w:rsidRPr="005B6FB5">
        <w:t>百度搜索指数会放大系统性金融风险</w:t>
      </w:r>
      <w:r w:rsidRPr="005B6FB5">
        <w:rPr>
          <w:rFonts w:hint="eastAsia"/>
        </w:rPr>
        <w:t>。</w:t>
      </w:r>
      <w:r w:rsidR="002626E8" w:rsidRPr="005B6FB5">
        <w:rPr>
          <w:rFonts w:hint="eastAsia"/>
        </w:rPr>
        <w:t>在网络分析法中对于系统性风险的测度指标中</w:t>
      </w:r>
      <w:r w:rsidR="002626E8" w:rsidRPr="005B6FB5">
        <w:fldChar w:fldCharType="begin"/>
      </w:r>
      <w:r w:rsidR="002626E8" w:rsidRPr="005B6FB5">
        <w:instrText xml:space="preserve"> ADDIN ZOTERO_ITEM CSL_CITATION {"citationID":"v9LBtLjY","properties":{"formattedCitation":"(\\uc0\\u26041{}\\uc0\\u24847{}, 2016a)","plainCitation":"(方意, 2016a)","noteIndex":0},"citationItems":[{"id":283,"uris":["http://zotero.org/users/6240833/items/J9MGRSUG"],"uri":["http://zotero.org/users/6240833/items/J9MGRSUG"],"itemData":{"id":283,"type":"article-journal","abstract":"本文创新性构建了包含银行破产机制和去杠杆机制的资产负债表直接关联网络模型。本文发现:(1)四类银行特征和4个外生参数影响四类传染渠道,且影响存在显著差异,四类传染渠道中去杠杆渠道(Loss~(DEL))和银行间负债违约渠道(Loss~(IA_DF))最为重要;(2)在传染过程中,银行破产会导致系统性风险急剧上升,且破产越集中,系统性风险越大;(3)系统性风险存在\"区制转换\"效应:当低于某一参数阈值,金融体系呈现出随时间递减的\"常态\"系统性风险(SR),该风险由银行体系杠杆率驱动;当高于某一参数阈值,金融体系呈现出随时间递增的\"危机\"系统性风险(SR),该风险由银行关联性和资产规模驱动,并主要来源于传染指标较高的大型商业银行;(4)4个外生参数对应了四类针对金融体系整体的宏观审慎政策,脆弱性指标(VBI)和传染性指标(CBI)对应了针对单家金融机构的宏观</w:instrText>
      </w:r>
      <w:r w:rsidR="002626E8" w:rsidRPr="005B6FB5">
        <w:rPr>
          <w:rFonts w:hint="eastAsia"/>
        </w:rPr>
        <w:instrText>审慎政策</w:instrText>
      </w:r>
      <w:r w:rsidR="002626E8" w:rsidRPr="005B6FB5">
        <w:instrText xml:space="preserve">,这些宏观审慎政策应根据金融周期(上行或下行)和系统性风险类型(常态或危机)来实施。","call-number":"11-1235/F","container-title":"管理世界","ISSN":"1002-5502","issue":"08","language":"中文;","page":"32-57,187","title":"系统性风险的传染渠道与度量研究——兼论宏观审慎政策实施","author":[{"literal":"方意"}],"issued":{"date-parts":[["2016"]]}}}],"schema":"https://github.com/citation-style-language/schema/raw/master/csl-citation.json"} </w:instrText>
      </w:r>
      <w:r w:rsidR="002626E8" w:rsidRPr="005B6FB5">
        <w:fldChar w:fldCharType="separate"/>
      </w:r>
      <w:r w:rsidR="002626E8" w:rsidRPr="005B6FB5">
        <w:rPr>
          <w:rFonts w:cs="Times New Roman"/>
        </w:rPr>
        <w:t>(方意, 2016a)</w:t>
      </w:r>
      <w:r w:rsidR="002626E8" w:rsidRPr="005B6FB5">
        <w:fldChar w:fldCharType="end"/>
      </w:r>
      <w:r w:rsidR="002626E8" w:rsidRPr="005B6FB5">
        <w:rPr>
          <w:rFonts w:hint="eastAsia"/>
        </w:rPr>
        <w:t>采用SR、VBI、CBI等指标，</w:t>
      </w:r>
      <w:r w:rsidR="002626E8" w:rsidRPr="005B6FB5">
        <w:rPr>
          <w:rFonts w:ascii="Vollkorn" w:hAnsi="Vollkorn"/>
          <w:color w:val="333333"/>
          <w:shd w:val="clear" w:color="auto" w:fill="FFFFFF"/>
        </w:rPr>
        <w:t>由于银行体系总</w:t>
      </w:r>
      <w:r w:rsidR="002626E8" w:rsidRPr="005B6FB5">
        <w:rPr>
          <w:rFonts w:ascii="Vollkorn" w:hAnsi="Vollkorn" w:hint="eastAsia"/>
          <w:color w:val="333333"/>
          <w:shd w:val="clear" w:color="auto" w:fill="FFFFFF"/>
        </w:rPr>
        <w:t>溢出</w:t>
      </w:r>
      <w:r w:rsidR="002626E8" w:rsidRPr="005B6FB5">
        <w:rPr>
          <w:rFonts w:ascii="Vollkorn" w:hAnsi="Vollkorn"/>
          <w:color w:val="333333"/>
          <w:shd w:val="clear" w:color="auto" w:fill="FFFFFF"/>
        </w:rPr>
        <w:t>损失。</w:t>
      </w:r>
      <w:r w:rsidR="002626E8" w:rsidRPr="00391095">
        <w:t>受银行体系初始资本金规模大小影响。</w:t>
      </w:r>
      <w:r w:rsidR="00391095" w:rsidRPr="00391095">
        <w:rPr>
          <w:rFonts w:hint="eastAsia"/>
        </w:rPr>
        <w:t>SR</w:t>
      </w:r>
      <w:r w:rsidR="002626E8" w:rsidRPr="00391095">
        <w:t>指标剔除了银行初始资本金规模对系统性风险大小的影响</w:t>
      </w:r>
      <w:r w:rsidR="002626E8" w:rsidRPr="005B6FB5">
        <w:rPr>
          <w:rFonts w:ascii="Vollkorn" w:hAnsi="Vollkorn"/>
          <w:color w:val="333333"/>
          <w:shd w:val="clear" w:color="auto" w:fill="FFFFFF"/>
        </w:rPr>
        <w:t>。更能准确地反映银行体系的系统性风险水平。</w:t>
      </w:r>
      <w:r w:rsidR="002626E8" w:rsidRPr="005B6FB5">
        <w:fldChar w:fldCharType="begin"/>
      </w:r>
      <w:r w:rsidR="002626E8" w:rsidRPr="005B6FB5">
        <w:instrText xml:space="preserve"> ADDIN ZOTERO_ITEM CSL_CITATION {"citationID":"vYfV5LEu","properties":{"formattedCitation":"(\\uc0\\u26041{}\\uc0\\u24847{}, 2017)","plainCitation":"(方意, 2017)","noteIndex":0},"citationItems":[{"id":1082,"uris":["http://zotero.org/users/6240833/items/VHK2677X"],"uri":["http://zotero.org/users/6240833/items/VHK2677X"],"itemData":{"id":1082,"type":"article-journal","abstract":"本文在传统网络模型中加入去杠杆—降价抛售机制,研究以下两类宏观经济冲击对银行体系系统性风险的影响。从房地产贷款违约压力测试看,房地产贷款违约引起的传染风险是系统性风险的重要来源;传染损失比重和去杠杆次数结果则表明,2007年我国银行面临的传染风险最高,之后呈现快速</w:instrText>
      </w:r>
      <w:r w:rsidR="002626E8" w:rsidRPr="005B6FB5">
        <w:rPr>
          <w:rFonts w:hint="eastAsia"/>
        </w:rPr>
        <w:instrText>下降的趋势</w:instrText>
      </w:r>
      <w:r w:rsidR="002626E8" w:rsidRPr="005B6FB5">
        <w:instrText xml:space="preserve">;参数敏感性结果表明,网络模型中去杠杆、降价抛售以及破产对传染风险的相对重要性依次递减。从地方政府融资平台贷款违约压力测试看,大型商业银行受平台贷款违约的影响小于股份制和城市商业银行。此外,平台贷款违约概率存在阈值,在阈值之上银行损失和倒闭急剧攀升。基于银行倒闭压力测试,量化出本文的网络模型相对于传统网络模型的优越性。本文还发现中国金融体系的系统重要性与系统脆弱性指标的“错配”对于维持金融体系稳定非常关键。","container-title":"经济理论与经济管理","ISSN":"1000-596X","issue":"02","language":"中文;","page":"48-66","source":"CNKI","title":"中国银行业系统性风险研究——宏观审慎视角下的三个压力测试","author":[{"literal":"方意"}],"issued":{"date-parts":[["2017"]]}}}],"schema":"https://github.com/citation-style-language/schema/raw/master/csl-citation.json"} </w:instrText>
      </w:r>
      <w:r w:rsidR="002626E8" w:rsidRPr="005B6FB5">
        <w:fldChar w:fldCharType="separate"/>
      </w:r>
      <w:r w:rsidR="002626E8" w:rsidRPr="005B6FB5">
        <w:rPr>
          <w:rFonts w:cs="Times New Roman"/>
        </w:rPr>
        <w:t>(方意, 2017)</w:t>
      </w:r>
      <w:r w:rsidR="002626E8" w:rsidRPr="005B6FB5">
        <w:fldChar w:fldCharType="end"/>
      </w:r>
      <w:r w:rsidR="002626E8" w:rsidRPr="005B6FB5">
        <w:rPr>
          <w:rFonts w:hint="eastAsia"/>
        </w:rPr>
        <w:t>，在研究中通过</w:t>
      </w:r>
      <w:r w:rsidR="002626E8" w:rsidRPr="005B6FB5">
        <w:t>纳入去杠杆——降价抛售机制，</w:t>
      </w:r>
      <w:r w:rsidR="002626E8" w:rsidRPr="005B6FB5">
        <w:rPr>
          <w:rFonts w:hint="eastAsia"/>
        </w:rPr>
        <w:t>进而对中国最为现实的几类冲击（房地产贷款违约、地方政府融资平台贷款违约）进行压力测试，并利用银行倒闭冲击量化地论证了本网络模型相对于传统网络模型的优势。</w:t>
      </w:r>
    </w:p>
    <w:p w14:paraId="3D65A338" w14:textId="6342514D" w:rsidR="008665C5" w:rsidRDefault="00DA39CF" w:rsidP="008665C5">
      <w:pPr>
        <w:ind w:firstLine="480"/>
      </w:pPr>
      <w:r>
        <w:rPr>
          <w:rFonts w:hint="eastAsia"/>
        </w:rPr>
        <w:t>在系统性金融风险中，很多时候，如果能够识别一些具有风险特征，可能对整个系统造成很大风险影响的金融机构，则能够有利于防范与化解系统性风险。这样的机构成</w:t>
      </w:r>
      <w:r w:rsidR="006C0759">
        <w:rPr>
          <w:rFonts w:hint="eastAsia"/>
        </w:rPr>
        <w:t>称为</w:t>
      </w:r>
      <w:r>
        <w:rPr>
          <w:rFonts w:hint="eastAsia"/>
        </w:rPr>
        <w:t>关键性的金融机构</w:t>
      </w:r>
      <w:r w:rsidR="006C0759">
        <w:rPr>
          <w:rFonts w:hint="eastAsia"/>
        </w:rPr>
        <w:t>（S</w:t>
      </w:r>
      <w:r w:rsidR="006C0759">
        <w:t>IFIs</w:t>
      </w:r>
      <w:r w:rsidR="006C0759">
        <w:rPr>
          <w:rFonts w:hint="eastAsia"/>
        </w:rPr>
        <w:t>）</w:t>
      </w:r>
      <w:r>
        <w:rPr>
          <w:rFonts w:hint="eastAsia"/>
        </w:rPr>
        <w:t>。</w:t>
      </w:r>
      <w:r w:rsidR="00505CEE">
        <w:rPr>
          <w:rFonts w:hint="eastAsia"/>
        </w:rPr>
        <w:t>在识别关键性金融机构的过程中，</w:t>
      </w:r>
      <w:r w:rsidR="006C0759">
        <w:rPr>
          <w:rFonts w:hint="eastAsia"/>
        </w:rPr>
        <w:t>可以</w:t>
      </w:r>
      <w:r w:rsidR="00505CEE">
        <w:rPr>
          <w:rFonts w:hint="eastAsia"/>
        </w:rPr>
        <w:t>采用</w:t>
      </w:r>
      <w:commentRangeStart w:id="9"/>
      <w:r w:rsidR="00505CEE" w:rsidRPr="005B6FB5">
        <w:rPr>
          <w:rFonts w:hint="eastAsia"/>
        </w:rPr>
        <w:t>压力测试方法</w:t>
      </w:r>
      <w:commentRangeEnd w:id="9"/>
      <w:r w:rsidR="00505CEE" w:rsidRPr="005B6FB5">
        <w:rPr>
          <w:rStyle w:val="CommentReference"/>
          <w:rFonts w:cstheme="minorBidi"/>
          <w:kern w:val="2"/>
          <w:sz w:val="24"/>
          <w:szCs w:val="24"/>
        </w:rPr>
        <w:commentReference w:id="9"/>
      </w:r>
      <w:r w:rsidR="00505CEE" w:rsidRPr="005B6FB5">
        <w:rPr>
          <w:rFonts w:hint="eastAsia"/>
        </w:rPr>
        <w:t>。压</w:t>
      </w:r>
      <w:r w:rsidR="00505CEE" w:rsidRPr="005B6FB5">
        <w:t>力测试是一系列用来评估一些极端但又可信的宏观经济冲击对金融体系脆弱性影响的技术总称</w:t>
      </w:r>
      <w:r w:rsidR="00505CEE" w:rsidRPr="005B6FB5">
        <w:rPr>
          <w:rFonts w:hint="eastAsia"/>
        </w:rPr>
        <w:t>，</w:t>
      </w:r>
      <w:r w:rsidR="00505CEE" w:rsidRPr="005B6FB5">
        <w:t>而宏观压力测试由于能模拟潜在金融危机等极端事件对金融系统稳定性的影响，引起了国际监管组织和各国监管当局的格外重视</w:t>
      </w:r>
      <w:r w:rsidR="00505CEE" w:rsidRPr="005B6FB5">
        <w:rPr>
          <w:rFonts w:hint="eastAsia"/>
        </w:rPr>
        <w:t>。各国的实践中压力测试往往包含几个步骤：一、确定需要测试的金融机构或资产组合的范围；二、压力情景的设定及强度选择；三、量化分析宏观压力请将对银行系统的冲击；四、根据测试结果评估银行体系风险承受能力。</w:t>
      </w:r>
      <w:r w:rsidR="007176AF">
        <w:rPr>
          <w:rFonts w:hint="eastAsia"/>
        </w:rPr>
        <w:t>各国央行普遍采用压力测试法进行研究。</w:t>
      </w:r>
      <w:r w:rsidR="00505CEE" w:rsidRPr="005B6FB5">
        <w:rPr>
          <w:rFonts w:hint="eastAsia"/>
        </w:rPr>
        <w:t>我国的实践中，中国人民银行近几年来通过压力测试方法</w:t>
      </w:r>
      <w:r w:rsidR="00505CEE" w:rsidRPr="005B6FB5">
        <w:t>中国银行体系进行压力测试。</w:t>
      </w:r>
      <w:r w:rsidR="007176AF">
        <w:rPr>
          <w:rFonts w:hint="eastAsia"/>
        </w:rPr>
        <w:t>在学术界中，压力测试法也得到广泛使用。在系统性风险的形成机制中，我们已经提及过相关研究。</w:t>
      </w:r>
      <w:r w:rsidR="008665C5">
        <w:rPr>
          <w:rFonts w:hint="eastAsia"/>
        </w:rPr>
        <w:t>基于网络的压力测试方法将网络分析方法纳入到压力测试方法的框架中。相关研究有很多，例如</w:t>
      </w:r>
      <w:r w:rsidR="008665C5">
        <w:fldChar w:fldCharType="begin"/>
      </w:r>
      <w:r w:rsidR="008665C5">
        <w:instrText xml:space="preserve"> ADDIN ZOTERO_ITEM CSL_CITATION {"citationID":"vYfV5LEu","properties":{"formattedCitation":"(\\uc0\\u26041{}\\uc0\\u24847{}, 2017)","plainCitation":"(方意, 2017)","noteIndex":0},"citationItems":[{"id":1082,"uris":["http://zotero.org/users/6240833/items/VHK2677X"],"uri":["http://zotero.org/users/6240833/items/VHK2677X"],"itemData":{"id":1082,"type":"article-journal","abstract":"本文在传统网络模型中加入去杠杆—降价抛售机制,研究以下两类宏观经济冲击对银行体系系统性风险的影响。从房地产贷款违约压力测试看,房地产贷款违约引起的传染风险是系统性风险的重要来源;传染损失比重和去杠杆次数结果则表明,2007年我国银行面临的传染风险最高,之后呈现快速</w:instrText>
      </w:r>
      <w:r w:rsidR="008665C5">
        <w:rPr>
          <w:rFonts w:hint="eastAsia"/>
        </w:rPr>
        <w:instrText>下降的趋势</w:instrText>
      </w:r>
      <w:r w:rsidR="008665C5">
        <w:instrText xml:space="preserve">;参数敏感性结果表明,网络模型中去杠杆、降价抛售以及破产对传染风险的相对重要性依次递减。从地方政府融资平台贷款违约压力测试看,大型商业银行受平台贷款违约的影响小于股份制和城市商业银行。此外,平台贷款违约概率存在阈值,在阈值之上银行损失和倒闭急剧攀升。基于银行倒闭压力测试,量化出本文的网络模型相对于传统网络模型的优越性。本文还发现中国金融体系的系统重要性与系统脆弱性指标的“错配”对于维持金融体系稳定非常关键。","container-title":"经济理论与经济管理","ISSN":"1000-596X","issue":"02","language":"中文;","page":"48-66","source":"CNKI","title":"中国银行业系统性风险研究——宏观审慎视角下的三个压力测试","author":[{"literal":"方意"}],"issued":{"date-parts":[["2017"]]}}}],"schema":"https://github.com/citation-style-language/schema/raw/master/csl-citation.json"} </w:instrText>
      </w:r>
      <w:r w:rsidR="008665C5">
        <w:fldChar w:fldCharType="separate"/>
      </w:r>
      <w:r w:rsidR="008665C5" w:rsidRPr="007B5006">
        <w:rPr>
          <w:rFonts w:cs="Times New Roman"/>
        </w:rPr>
        <w:t>(方意, 2017)</w:t>
      </w:r>
      <w:r w:rsidR="008665C5">
        <w:fldChar w:fldCharType="end"/>
      </w:r>
      <w:r w:rsidR="008665C5">
        <w:rPr>
          <w:rFonts w:hint="eastAsia"/>
        </w:rPr>
        <w:t>通过</w:t>
      </w:r>
      <w:r w:rsidR="008665C5" w:rsidRPr="007B5006">
        <w:t>纳入去杠杆</w:t>
      </w:r>
      <w:r w:rsidR="008665C5">
        <w:t>——</w:t>
      </w:r>
      <w:r w:rsidR="008665C5" w:rsidRPr="007B5006">
        <w:t>降价抛售机制，</w:t>
      </w:r>
      <w:r w:rsidR="008665C5">
        <w:rPr>
          <w:rFonts w:hint="eastAsia"/>
        </w:rPr>
        <w:t>进而对中国最为现实的几类冲击（房地产贷款违约、地方政府融资平台贷款违约）进行压力测试，并利用银行倒闭冲击量化地论证了本网络模型相对于传统网络模型的优势。</w:t>
      </w:r>
    </w:p>
    <w:p w14:paraId="3E4AC531" w14:textId="7F33636C" w:rsidR="00505CEE" w:rsidRPr="005B6FB5" w:rsidRDefault="00505CEE" w:rsidP="006C0759">
      <w:pPr>
        <w:ind w:firstLine="480"/>
      </w:pPr>
    </w:p>
    <w:p w14:paraId="655B6852" w14:textId="50F5CB81" w:rsidR="00E225E1" w:rsidRPr="00127045" w:rsidRDefault="00E225E1" w:rsidP="009D269A">
      <w:pPr>
        <w:ind w:firstLine="480"/>
      </w:pPr>
    </w:p>
    <w:p w14:paraId="008CE9E3" w14:textId="77777777" w:rsidR="00E225E1" w:rsidRPr="00E225E1" w:rsidRDefault="00E225E1" w:rsidP="009D269A">
      <w:pPr>
        <w:ind w:firstLine="480"/>
      </w:pPr>
    </w:p>
    <w:p w14:paraId="1C0A833E" w14:textId="4D0D6CE2" w:rsidR="009D269A" w:rsidRPr="009D269A" w:rsidRDefault="009D269A" w:rsidP="009D269A">
      <w:pPr>
        <w:pStyle w:val="Heading4"/>
        <w:ind w:firstLine="560"/>
      </w:pPr>
      <w:r>
        <w:rPr>
          <w:rFonts w:hint="eastAsia"/>
        </w:rPr>
        <w:t>系统性风险的防范与化解</w:t>
      </w:r>
    </w:p>
    <w:p w14:paraId="65159F97" w14:textId="7912AFA9" w:rsidR="00DF0C22" w:rsidRDefault="001873F3" w:rsidP="006D6185">
      <w:pPr>
        <w:ind w:firstLine="480"/>
      </w:pPr>
      <w:bookmarkStart w:id="10" w:name="OLE_LINK3"/>
      <w:bookmarkStart w:id="11" w:name="OLE_LINK4"/>
      <w:r w:rsidRPr="005B6FB5">
        <w:rPr>
          <w:rFonts w:hint="eastAsia"/>
        </w:rPr>
        <w:t>银行业系统性风险防范与化解方面的研究，涉及到多种政策工具或者政策工具组合的运用。</w:t>
      </w:r>
      <w:r w:rsidR="002B46D3" w:rsidRPr="005B6FB5">
        <w:rPr>
          <w:rFonts w:hint="eastAsia"/>
        </w:rPr>
        <w:t>常用的政策救助工具包括</w:t>
      </w:r>
      <w:r w:rsidR="006D6185">
        <w:rPr>
          <w:rFonts w:hint="eastAsia"/>
        </w:rPr>
        <w:t>：</w:t>
      </w:r>
      <w:r w:rsidR="006D6185" w:rsidRPr="005B6FB5">
        <w:rPr>
          <w:rFonts w:hint="eastAsia"/>
        </w:rPr>
        <w:t>杠杆类（资本类）工具</w:t>
      </w:r>
      <w:r w:rsidR="006D6185">
        <w:rPr>
          <w:rFonts w:hint="eastAsia"/>
        </w:rPr>
        <w:t>、</w:t>
      </w:r>
      <w:r w:rsidR="006D6185" w:rsidRPr="005B6FB5">
        <w:rPr>
          <w:rFonts w:hint="eastAsia"/>
        </w:rPr>
        <w:t>流动性工具</w:t>
      </w:r>
      <w:r w:rsidR="006D6185">
        <w:rPr>
          <w:rFonts w:hint="eastAsia"/>
        </w:rPr>
        <w:t>、</w:t>
      </w:r>
      <w:r w:rsidR="006D6185" w:rsidRPr="005B6FB5">
        <w:rPr>
          <w:rFonts w:hint="eastAsia"/>
        </w:rPr>
        <w:t>关联性政策工具</w:t>
      </w:r>
      <w:r w:rsidR="007B758B">
        <w:rPr>
          <w:rFonts w:hint="eastAsia"/>
        </w:rPr>
        <w:t>等</w:t>
      </w:r>
      <w:r w:rsidR="006D6185">
        <w:rPr>
          <w:rFonts w:hint="eastAsia"/>
        </w:rPr>
        <w:t>。</w:t>
      </w:r>
      <w:r w:rsidR="002B46D3" w:rsidRPr="005B6FB5">
        <w:rPr>
          <w:rFonts w:hint="eastAsia"/>
        </w:rPr>
        <w:t>杠杆类（资本类）工具，其特点为关注银行的资产负债结构，工具包括资本充足率、资产/权益金比例。杠杆类工具的优点是，可操作性强，政策成本低，缺点是存在顺周期性。巴塞尔协议III的宏观审慎逆周期的提出就是为了改进杠杆类工具的不足。常见的杠杆类政策工具是注资政策，其操作行为是监管当局直接向银行机构注入资金，使得银行机构能够在一定时期内获得资本金。</w:t>
      </w:r>
      <w:r w:rsidR="00572FA8" w:rsidRPr="005B6FB5">
        <w:rPr>
          <w:rFonts w:hint="eastAsia"/>
        </w:rPr>
        <w:t>流动性工具则关注银行与资产负债的流动性问题，包括流动性覆盖率、净稳定资金比率、流动性比例等，其优点是可以动态监测银行的流动性状况，主要操作是政策救助部门利用救助资金规模购买银行的非流动性资产，</w:t>
      </w:r>
      <w:r w:rsidR="002B4BBD" w:rsidRPr="005B6FB5">
        <w:rPr>
          <w:rFonts w:hint="eastAsia"/>
        </w:rPr>
        <w:t>使得受到救助的金融机构获得流动性资产。在这</w:t>
      </w:r>
      <w:r w:rsidR="00572FA8" w:rsidRPr="005B6FB5">
        <w:rPr>
          <w:rFonts w:hint="eastAsia"/>
        </w:rPr>
        <w:t>其中涉及到商业银行对流动性资产的抛售顺序的决策</w:t>
      </w:r>
      <w:r w:rsidR="00A51D83" w:rsidRPr="005B6FB5">
        <w:rPr>
          <w:rFonts w:hint="eastAsia"/>
        </w:rPr>
        <w:t>，也就是关联性的政策工具。关联性政策工具通过改变银行机构之间的关联性，从而调控系统性风险。例如监管当局用银行拆分和合并、窗口指导等方式。政策救助部门利用救助资金购买银行抛售的非流动性资产，可以改变银行机构之间的关联性。</w:t>
      </w:r>
      <w:r w:rsidR="00DF0C22" w:rsidRPr="005B6FB5">
        <w:fldChar w:fldCharType="begin"/>
      </w:r>
      <w:r w:rsidR="00DF0C22" w:rsidRPr="005B6FB5">
        <w:instrText xml:space="preserve"> ADDIN ZOTERO_ITEM CSL_CITATION {"citationID":"NszxxH0q","properties":{"formattedCitation":"(\\uc0\\u26041{}\\uc0\\u24847{}\\uc0\\u31561{}, 2019)","plainCitation":"(方意等, 2019)","noteIndex":0},"citationItems":[{"id":263,"uris":["http://zotero.org/users/6240833/items/E363LDD4"],"uri":["http://zotero.org/users/6240833/items/E363LDD4"],"itemData":{"id":263,"type":"article-journal","abstract":"遭遇负向冲击,银行会依据资产的流动性差异选择资产抛售并因此形成风险传染。微观审慎抛售是先出售流动性程度较弱的资产,宏观审慎抛售则是先出售流动性程度较强的资产,且微观审慎抛售作为纳什均衡结果会导致更高的系统性风险。本文发现,宏观审慎政策本</w:instrText>
      </w:r>
      <w:r w:rsidR="00DF0C22" w:rsidRPr="005B6FB5">
        <w:rPr>
          <w:rFonts w:hint="eastAsia"/>
        </w:rPr>
        <w:instrText>质上是一种导致银行合作的激励机制。基于此理念</w:instrText>
      </w:r>
      <w:r w:rsidR="00DF0C22" w:rsidRPr="005B6FB5">
        <w:instrText xml:space="preserve">,本文通过博弈论分析并结合构建的系统性风险指标测度出\"窗口指导\"、\"流动性注入\"等宏观审慎政策的时变政策成本与收益,发现\"窗口指导\"政策优于\"流动性注入\"政策,并以此提出宏观审慎政策的实施顺序。本文通过总结分析政策实践情况,论证了上述宏观审慎政策的可行性及实施顺序的合理性。","call-number":"11-1081/F","container-title":"经济研究","ISSN":"0577-9154","issue":"09 vo 54","language":"中文;","page":"41-55","title":"系统性风险、抛售博弈与宏观审慎政策","author":[{"literal":"方意"},{"literal":"黄丽灵"}],"issued":{"date-parts":[["2019"]]}}}],"schema":"https://github.com/citation-style-language/schema/raw/master/csl-citation.json"} </w:instrText>
      </w:r>
      <w:r w:rsidR="00DF0C22" w:rsidRPr="005B6FB5">
        <w:fldChar w:fldCharType="separate"/>
      </w:r>
      <w:r w:rsidR="00DF0C22" w:rsidRPr="005B6FB5">
        <w:rPr>
          <w:rFonts w:cs="Times New Roman"/>
        </w:rPr>
        <w:t>(方意等, 2019)</w:t>
      </w:r>
      <w:r w:rsidR="00DF0C22" w:rsidRPr="005B6FB5">
        <w:fldChar w:fldCharType="end"/>
      </w:r>
      <w:r w:rsidR="00DF0C22" w:rsidRPr="005B6FB5">
        <w:rPr>
          <w:rFonts w:hint="eastAsia"/>
        </w:rPr>
        <w:t>在资产抛售与监管方面，</w:t>
      </w:r>
      <w:r w:rsidR="00DF0C22" w:rsidRPr="005B6FB5">
        <w:t>分析不同抛售规则下银行体系系统性风险的差异，借助博弈模型对比分析微观和宏观审慎政策下银行机构的行为选择差异性，刻画宏观审慎政策对系统性风险的传导机制</w:t>
      </w:r>
      <w:r w:rsidR="00DF0C22" w:rsidRPr="005B6FB5">
        <w:rPr>
          <w:rFonts w:hint="eastAsia"/>
        </w:rPr>
        <w:t>。从而测算政策实施的收益与成本，研究发现</w:t>
      </w:r>
      <w:r w:rsidR="00DF0C22" w:rsidRPr="005B6FB5">
        <w:t>资产抛售规则与监管方面</w:t>
      </w:r>
      <w:r w:rsidR="00DF0C22" w:rsidRPr="005B6FB5">
        <w:rPr>
          <w:rFonts w:hint="eastAsia"/>
        </w:rPr>
        <w:t>，</w:t>
      </w:r>
      <w:r w:rsidR="00DF0C22" w:rsidRPr="005B6FB5">
        <w:t>先抛售流动性资产相对于先抛售非流动性资产可显著降低银行体系系统性风险。然而，在实践过程中，若不存在监管部门强制规定。各银行不会选择先抛售流动性资产。通过宏观审慎政策中的窗口指导政策，或者流动性注入政策，当局通过奖励和惩罚来调控银行的资产抛售顺序的意愿，从而改变银行自身的资产抛售规则。</w:t>
      </w:r>
    </w:p>
    <w:p w14:paraId="5CE9D669" w14:textId="0A50822E" w:rsidR="00106D73" w:rsidRPr="005B6FB5" w:rsidRDefault="00106D73" w:rsidP="006D6185">
      <w:pPr>
        <w:ind w:firstLine="480"/>
      </w:pPr>
      <w:r>
        <w:rPr>
          <w:rFonts w:hint="eastAsia"/>
        </w:rPr>
        <w:t>由于</w:t>
      </w:r>
      <w:r w:rsidRPr="005B6FB5">
        <w:rPr>
          <w:rFonts w:hint="eastAsia"/>
        </w:rPr>
        <w:t>早期DSGE框架侧重于凯恩斯经济学的成分，较多分析消费、生产等领域，而对银行部门的考虑较少。很多家庭或者企业储蓄的细节作为外生变量，其具体细节较少被考虑。中央银行发挥救助银行体系的职能，向银行体系注入流动性的机理应该被给予更多的阐述，因此DSGE框架下研究系统性风险和金融危机，成为一个研究趋势。DSGE框架越来越多被世界各国央行作为宏观经济预测和政策分析的工具，比如</w:t>
      </w:r>
      <w:r w:rsidRPr="005B6FB5">
        <w:fldChar w:fldCharType="begin"/>
      </w:r>
      <w:r w:rsidRPr="005B6FB5">
        <w:instrText xml:space="preserve"> ADDIN ZOTERO_ITEM CSL_CITATION {"citationID":"iL9ddT8P","properties":{"formattedCitation":"(Rostagno\\uc0\\u31561{}, 2010)","plainCitation":"(Rostagno等, 2010)","noteIndex":0},"citationItems":[{"id":378,"uris":["http://zotero.org/users/6240833/items/B7DYLD4V"],"uri":["http://zotero.org/users/6240833/items/B7DYLD4V"],"itemData":{"id":378,"type":"paper-conference","container-title":"Meeting Papers","title":"Financial Factors in Economic Fluctuations","author":[{"family":"Rostagno","given":"Massimo"},{"family":"Christiano","given":"Lawrence J."},{"family":"Motto","given":"Roberto"}],"issued":{"date-parts":[["2010"]]}}}],"schema":"https://github.com/citation-style-language/schema/raw/master/csl-citation.json"} </w:instrText>
      </w:r>
      <w:r w:rsidRPr="005B6FB5">
        <w:fldChar w:fldCharType="separate"/>
      </w:r>
      <w:r w:rsidRPr="005B6FB5">
        <w:rPr>
          <w:rFonts w:cs="Times New Roman"/>
        </w:rPr>
        <w:t>(Rostagno等, 2010)</w:t>
      </w:r>
      <w:r w:rsidRPr="005B6FB5">
        <w:fldChar w:fldCharType="end"/>
      </w:r>
      <w:r w:rsidRPr="005B6FB5">
        <w:rPr>
          <w:rFonts w:hint="eastAsia"/>
        </w:rPr>
        <w:t>开发的欧洲中央银行相关模型；IMF的</w:t>
      </w:r>
      <w:r w:rsidRPr="005B6FB5">
        <w:fldChar w:fldCharType="begin"/>
      </w:r>
      <w:r>
        <w:instrText xml:space="preserve"> ADDIN ZOTERO_ITEM CSL_CITATION {"citationID":"2KibSoXp","properties":{"formattedCitation":"(Benes\\uc0\\u31561{}, 2014a, 2014b)","plainCitation":"(Benes等, 2014a, 2014b)","noteIndex":0},"citationItems":[{"id":395,"uris":["http://zotero.org/users/6240833/items/87QFSDNA"],"uri":["http://zotero.org/users/6240833/items/87QFSDNA"],"itemData":{"id":395,"type":"article-journal","abstract":"This paper presents the theoretical structure of MAPMOD, a new IMF model designed to study vulnerabilities associated with excessive credit expansions, and to support macroprudential policy analysis. In MAPMOD, bank loans create purchasing power that facilitates adjustments in the real economy. But excessively large and risky loans can impair balance sheets and sow the seeds of a financial crisis. Banks respond to losses through higher spreads and rapid credit cutbacks, with adverse effects for the real economy. These features allow the model to capture the basic facts of financial cycles. A companion paper studies the simulation properties of MAPMOD.","container-title":"IMF Working Papers","DOI":"10.5089/9781475540895.001","ISSN":"1018-5941","issue":"57","language":"en","page":"1","source":"DOI.org (Crossref)","title":"Financial Crises in DSGE Models: A Prototype Model","title-short":"Financial Crises in DSGE Models","volume":"14","author":[{"family":"Benes","given":"Jaromir"},{"family":"Kumhof","given":"Michael"},{"family":"Laxton","given":"Douglas"}],"issued":{"date-parts":[["2014"]]}},"label":"page"},{"id":"mDEuQhyX/89tmkF8B","uris":["http://zotero.org/users/6240833/items/5JPMS9BF"],"uri":["http://zotero.org/users/6240833/items/5JPMS9BF"],"itemData":{"id":394,"type":"article-journal","abstract":"This paper, together with a technical companion paper, presents MAPMOD, a new IMF model designed to study vulnerabilities associated with excessive credit expansions, and to support macroprudential policy analysis. In MAPMOD, bank loans create purchasing power that facilitates adjustments in the real economy. But excessively large and risky loans can impair balance sheets and sow the seeds of a financial crisis. Banks respond to losses through higher spreads and rapid credit cutbacks, with adverse effects for the real economy. These features allow the model to capture the basic facts of both the pre-crisis and crisis phases of financial cycles.","container-title":"IMF Working Papers","DOI":"10.5089/9781475540239.001","ISSN":"1018-5941","issue":"56","language":"en","page":"1","source":"DOI.org (Crossref)","title":"Financial Crises in DSGE Models: Selected Applications of MAPMOD","title-short":"Financial Crises in DSGE Models","volume":"14","author":[{"family":"Benes","given":"Jaromir"},{"family":"Kumhof","given":"Michael"},{"family":"Laxton","given":"Douglas"}],"issued":{"date-parts":[["2014"]]}},"label":"page"}],"schema":"https://github.com/citation-style-language/schema/raw/master/csl-citation.json"} </w:instrText>
      </w:r>
      <w:r w:rsidRPr="005B6FB5">
        <w:fldChar w:fldCharType="separate"/>
      </w:r>
      <w:r w:rsidRPr="005B6FB5">
        <w:rPr>
          <w:rFonts w:cs="Times New Roman"/>
        </w:rPr>
        <w:t>(Benes等, 2014a, 2014b)</w:t>
      </w:r>
      <w:r w:rsidRPr="005B6FB5">
        <w:fldChar w:fldCharType="end"/>
      </w:r>
      <w:r w:rsidRPr="005B6FB5">
        <w:rPr>
          <w:rFonts w:hint="eastAsia"/>
        </w:rPr>
        <w:t>基于DSGE思想，构建了</w:t>
      </w:r>
      <w:r w:rsidRPr="005B6FB5">
        <w:t>MAPMOD的理论结构</w:t>
      </w:r>
      <w:r w:rsidRPr="005B6FB5">
        <w:rPr>
          <w:rFonts w:hint="eastAsia"/>
        </w:rPr>
        <w:t>，</w:t>
      </w:r>
      <w:r w:rsidRPr="005B6FB5">
        <w:t>研究与过度信贷扩张相关的漏洞，并进行宏观审慎政策分析</w:t>
      </w:r>
      <w:r w:rsidRPr="005B6FB5">
        <w:rPr>
          <w:rFonts w:hint="eastAsia"/>
        </w:rPr>
        <w:t>。</w:t>
      </w:r>
    </w:p>
    <w:bookmarkEnd w:id="10"/>
    <w:bookmarkEnd w:id="11"/>
    <w:p w14:paraId="2E8C2AC9" w14:textId="6AD13118" w:rsidR="003D2C7F" w:rsidRPr="005B6FB5" w:rsidRDefault="000A06D4" w:rsidP="001B6BCA">
      <w:pPr>
        <w:ind w:firstLine="480"/>
      </w:pPr>
      <w:r w:rsidRPr="000A06D4">
        <w:rPr>
          <w:rFonts w:hint="eastAsia"/>
        </w:rPr>
        <w:t>在诸如挤兑的违约风险，以及在银行间市场的关联性方面的传染的研究方面，这些年的研究中，国内外已有学者开始将银行部门、金融加速器以及银行间市场和银行资本等多重金融因素，融合到</w:t>
      </w:r>
      <w:r w:rsidRPr="000A06D4">
        <w:t>DSGE</w:t>
      </w:r>
      <w:r w:rsidRPr="000A06D4">
        <w:rPr>
          <w:rFonts w:hint="eastAsia"/>
        </w:rPr>
        <w:t>模型中</w:t>
      </w:r>
      <w:r>
        <w:rPr>
          <w:rFonts w:hint="eastAsia"/>
        </w:rPr>
        <w:t>。</w:t>
      </w:r>
      <w:r w:rsidR="00655D90" w:rsidRPr="005B6FB5">
        <w:fldChar w:fldCharType="begin"/>
      </w:r>
      <w:r w:rsidR="008A3E91" w:rsidRPr="005B6FB5">
        <w:instrText xml:space="preserve"> ADDIN ZOTERO_ITEM CSL_CITATION {"citationID":"AO86Jdpr","properties":{"formattedCitation":"(Allen\\uc0\\u31561{}, 2009)","plainCitation":"(Allen等, 2009)","noteIndex":0},"citationItems":[{"id":393,"uris":["http://zotero.org/users/6240833/items/XZ9YHLSE"],"uri":["http://zotero.org/users/6240833/items/XZ9YHLSE"],"itemData":{"id":393,"type":"article-journal","abstract":"We develop a simple model of the interbank market where banks trade a long term, safe asset. When there is a lack of opportunities for banks to hedge idiosyncratic and aggregate liquidity shocks, the interbank market is characterized by excessive price volatility. In such a situation, a central bank can implement the constrained efficient allocation by using open market operations to fix the short term interest rate. It can be constrained efficient for banks to hoard liquidity and stop trading with each other if there is sufficient uncertainty about aggregate liquidity demand compared to idiosyncratic liquidity demand.","container-title":"Journal of Monetary Economics","DOI":"10.1016/j.jmoneco.2009.04.003","ISSN":"03043932","issue":"5","journalAbbreviation":"Journal of Monetary Economics","language":"en","page":"639-652","source":"DOI.org (Crossref)","title":"Interbank market liquidity and central bank intervention","volume":"56","author":[{"family":"Allen","given":"Franklin"},{"family":"Carletti","given":"Elena"},{"family":"Gale","given":"Douglas"}],"issued":{"date-parts":[["2009",7]]}}}],"schema":"https://github.com/citation-style-language/schema/raw/master/csl-citation.json"} </w:instrText>
      </w:r>
      <w:r w:rsidR="00655D90" w:rsidRPr="005B6FB5">
        <w:fldChar w:fldCharType="separate"/>
      </w:r>
      <w:r w:rsidR="008A3E91" w:rsidRPr="005B6FB5">
        <w:rPr>
          <w:rFonts w:cs="Times New Roman"/>
        </w:rPr>
        <w:t>(Allen等, 2009)</w:t>
      </w:r>
      <w:r w:rsidR="00655D90" w:rsidRPr="005B6FB5">
        <w:fldChar w:fldCharType="end"/>
      </w:r>
      <w:r w:rsidR="00655D90" w:rsidRPr="005B6FB5">
        <w:t>建立</w:t>
      </w:r>
      <w:r w:rsidR="00655D90" w:rsidRPr="005B6FB5">
        <w:rPr>
          <w:rFonts w:hint="eastAsia"/>
        </w:rPr>
        <w:t>了</w:t>
      </w:r>
      <w:r w:rsidR="00655D90" w:rsidRPr="005B6FB5">
        <w:t>一个分析银行间市场以及央行应如何干预的简单</w:t>
      </w:r>
      <w:r w:rsidR="00655D90" w:rsidRPr="005B6FB5">
        <w:rPr>
          <w:rFonts w:hint="eastAsia"/>
        </w:rPr>
        <w:t>的两周期</w:t>
      </w:r>
      <w:r w:rsidR="00655D90" w:rsidRPr="005B6FB5">
        <w:t>理论框架。银行可以持有具有较高收益率的一期流动资产或二期长期资产。研究结果</w:t>
      </w:r>
      <w:r w:rsidR="00655D90" w:rsidRPr="005B6FB5">
        <w:rPr>
          <w:rFonts w:hint="eastAsia"/>
        </w:rPr>
        <w:t>表明</w:t>
      </w:r>
      <w:r w:rsidR="00655D90" w:rsidRPr="005B6FB5">
        <w:t>通过</w:t>
      </w:r>
      <w:r w:rsidR="00655D90" w:rsidRPr="005B6FB5">
        <w:lastRenderedPageBreak/>
        <w:t>中央银行的从事公开市场操作</w:t>
      </w:r>
      <w:r w:rsidR="00655D90" w:rsidRPr="005B6FB5">
        <w:rPr>
          <w:rFonts w:hint="eastAsia"/>
        </w:rPr>
        <w:t>可以</w:t>
      </w:r>
      <w:r w:rsidR="00655D90" w:rsidRPr="005B6FB5">
        <w:t>解决银行间市场的纯粹</w:t>
      </w:r>
      <w:r w:rsidR="00655D90" w:rsidRPr="005B6FB5">
        <w:rPr>
          <w:rFonts w:hint="eastAsia"/>
        </w:rPr>
        <w:t>的</w:t>
      </w:r>
      <w:r w:rsidR="00655D90" w:rsidRPr="005B6FB5">
        <w:t>流动性风险。</w:t>
      </w:r>
      <w:bookmarkStart w:id="12" w:name="OLE_LINK9"/>
      <w:bookmarkStart w:id="13" w:name="OLE_LINK10"/>
      <w:r w:rsidR="00655D90" w:rsidRPr="005B6FB5">
        <w:fldChar w:fldCharType="begin"/>
      </w:r>
      <w:r w:rsidR="008A3E91" w:rsidRPr="005B6FB5">
        <w:instrText xml:space="preserve"> ADDIN ZOTERO_ITEM CSL_CITATION {"citationID":"Y7mpHc3d","properties":{"formattedCitation":"(Miller\\uc0\\u31561{}, 2010)","plainCitation":"(Miller等, 2010)","noteIndex":0},"citationItems":[{"id":417,"uris":["http://zotero.org/users/6240833/items/3ID6KH8F"],"uri":["http://zotero.org/users/6240833/items/3ID6KH8F"],"itemData":{"id":417,"type":"article-journal","abstract":"The traditional theory of commercial banking explains maturity transformation and liquidity provision under assumptions of free entry, no asymmetric information and no excess profits. These assumptions seem entirely at odds with evidence from banking in the US and UK, prior to the recent crisis. So we extend the traditional theory to allow for market concentration (monopoly banking) and principle-agent problems in the form of excess risk taking, via the use of derivatives to boost measured profits. The paper ends with a brief discussion of possible regulatory changes to limit concentration and gambling.","language":"en","page":"28","source":"Zotero","title":"Riding for a fall? Concentrated banking with hidden tail risk","author":[{"family":"Miller","given":"Marcus"},{"family":"Zhang","given":"Lei"},{"family":"Li","given":"Han Hao"}],"issued":{"date-parts":[["2010",11]]}}}],"schema":"https://github.com/citation-style-language/schema/raw/master/csl-citation.json"} </w:instrText>
      </w:r>
      <w:r w:rsidR="00655D90" w:rsidRPr="005B6FB5">
        <w:fldChar w:fldCharType="separate"/>
      </w:r>
      <w:r w:rsidR="008A3E91" w:rsidRPr="005B6FB5">
        <w:rPr>
          <w:rFonts w:cs="Times New Roman"/>
        </w:rPr>
        <w:t>(Miller等, 2010)</w:t>
      </w:r>
      <w:r w:rsidR="00655D90" w:rsidRPr="005B6FB5">
        <w:fldChar w:fldCharType="end"/>
      </w:r>
      <w:r w:rsidR="00655D90" w:rsidRPr="005B6FB5">
        <w:rPr>
          <w:rFonts w:hint="eastAsia"/>
        </w:rPr>
        <w:t>也研究了类似的问题。</w:t>
      </w:r>
      <w:bookmarkEnd w:id="12"/>
      <w:bookmarkEnd w:id="13"/>
      <w:r w:rsidR="00655D90" w:rsidRPr="005B6FB5">
        <w:rPr>
          <w:rFonts w:hint="eastAsia"/>
        </w:rPr>
        <w:t>为了维持银行体系流动性，降低系统性风险，传统的货币政策在利率的零下限约束状态下可能难以起到更好地作用，因此需要非传统的货币政策加持。</w:t>
      </w:r>
      <w:r w:rsidR="001B6BCA" w:rsidRPr="005B6FB5">
        <w:rPr>
          <w:rFonts w:hint="eastAsia"/>
        </w:rPr>
        <w:t>在DSGE模型在金融中介的研究方面，</w:t>
      </w:r>
      <w:r w:rsidR="001B6BCA" w:rsidRPr="005B6FB5">
        <w:fldChar w:fldCharType="begin"/>
      </w:r>
      <w:r w:rsidR="001B6BCA" w:rsidRPr="005B6FB5">
        <w:instrText xml:space="preserve"> ADDIN ZOTERO_ITEM CSL_CITATION {"citationID":"5nXV7vSp","properties":{"formattedCitation":"(Gertler\\uc0\\u31561{}, 2012)","plainCitation":"(Gertler等, 2012)","noteIndex":0},"citationItems":[{"id":390,"uris":["http://zotero.org/users/6240833/items/FGGHPJWG"],"uri":["http://zotero.org/users/6240833/items/FGGHPJWG"],"itemData":{"id":390,"type":"article-journal","abstract":"A macroeconomic model with </w:instrText>
      </w:r>
      <w:r w:rsidR="001B6BCA" w:rsidRPr="005B6FB5">
        <w:rPr>
          <w:rFonts w:ascii="Times New Roman" w:hAnsi="Times New Roman" w:cs="Times New Roman"/>
        </w:rPr>
        <w:instrText>ﬁ</w:instrText>
      </w:r>
      <w:r w:rsidR="001B6BCA" w:rsidRPr="005B6FB5">
        <w:instrText xml:space="preserve">nancial intermediation is developed in which the intermediaries (banks) can issue outside equity as well as short term debt. This makes bank risk exposure an endogenous choice. The goal is to have a model that can not only capture a crisis when banks are highly vulnerable to risk, but can also account for why banks adopt such a risky balance sheet in the </w:instrText>
      </w:r>
      <w:r w:rsidR="001B6BCA" w:rsidRPr="005B6FB5">
        <w:rPr>
          <w:rFonts w:ascii="Times New Roman" w:hAnsi="Times New Roman" w:cs="Times New Roman"/>
        </w:rPr>
        <w:instrText>ﬁ</w:instrText>
      </w:r>
      <w:r w:rsidR="001B6BCA" w:rsidRPr="005B6FB5">
        <w:instrText xml:space="preserve">rst place. We use the model to assess quantitatively how perceptions of fundamental risk and of government credit policy in a crisis affect the vulnerability of the </w:instrText>
      </w:r>
      <w:r w:rsidR="001B6BCA" w:rsidRPr="005B6FB5">
        <w:rPr>
          <w:rFonts w:ascii="Times New Roman" w:hAnsi="Times New Roman" w:cs="Times New Roman"/>
        </w:rPr>
        <w:instrText>ﬁ</w:instrText>
      </w:r>
      <w:r w:rsidR="001B6BCA" w:rsidRPr="005B6FB5">
        <w:instrText xml:space="preserve">nancial system ex ante. We also study the effects of macro-prudential policies designed to offset the incentives for risk-taking.","container-title":"Journal of Monetary Economics","DOI":"10.1016/j.jmoneco.2012.11.007","ISSN":"03043932","journalAbbreviation":"Journal of Monetary Economics","language":"en","page":"S17-S34","source":"DOI.org (Crossref)","title":"Financial crises, bank risk exposure and government financial policy","volume":"59","author":[{"family":"Gertler","given":"Mark"},{"family":"Kiyotaki","given":"Nobuhiro"},{"family":"Queralto","given":"Albert"}],"issued":{"date-parts":[["2012",12]]}}}],"schema":"https://github.com/citation-style-language/schema/raw/master/csl-citation.json"} </w:instrText>
      </w:r>
      <w:r w:rsidR="001B6BCA" w:rsidRPr="005B6FB5">
        <w:fldChar w:fldCharType="separate"/>
      </w:r>
      <w:r w:rsidR="001B6BCA" w:rsidRPr="005B6FB5">
        <w:rPr>
          <w:rFonts w:cs="Times New Roman"/>
        </w:rPr>
        <w:t>(Gertler等, 2012)</w:t>
      </w:r>
      <w:r w:rsidR="001B6BCA" w:rsidRPr="005B6FB5">
        <w:fldChar w:fldCharType="end"/>
      </w:r>
      <w:r w:rsidR="001B6BCA" w:rsidRPr="005B6FB5">
        <w:rPr>
          <w:rFonts w:hint="eastAsia"/>
        </w:rPr>
        <w:t>等人在金融危机之后研究了包含金融中介的DSGE模型，该模型几种研究流动性风险、政府干预性的政策、以及对资产回报风险的认知等是如何影响金融中介的。该模型的金融摩擦和扰动源是银行可以因为私人的或者非生产性的动机而挪用它们从银行间市场获得的资金。但是该研究没有涉及到关于违约的这一类重要问题。</w:t>
      </w:r>
      <w:r w:rsidR="00655D90" w:rsidRPr="005B6FB5">
        <w:fldChar w:fldCharType="begin"/>
      </w:r>
      <w:r w:rsidR="008A3E91" w:rsidRPr="005B6FB5">
        <w:instrText xml:space="preserve"> ADDIN ZOTERO_ITEM CSL_CITATION {"citationID":"HW4AIN28","properties":{"formattedCitation":"(C\\uc0\\u250{}rdia\\uc0\\u31561{}, 2011)","plainCitation":"(Cúrdia等, 2011)","noteIndex":0},"citationItems":[{"id":389,"uris":["http://zotero.org/users/6240833/items/67PN766A"],"uri":["http://zotero.org/users/6240833/items/67PN766A"],"itemData":{"id":389,"type":"article-journal","abstract":"We extend a standard New Keynesian model to allow an analysis of ‘‘unconventional’’ dimensions of policy alongside traditional interest-rate policy. We </w:instrText>
      </w:r>
      <w:r w:rsidR="008A3E91" w:rsidRPr="005B6FB5">
        <w:rPr>
          <w:rFonts w:ascii="Times New Roman" w:hAnsi="Times New Roman" w:cs="Times New Roman"/>
        </w:rPr>
        <w:instrText>ﬁ</w:instrText>
      </w:r>
      <w:r w:rsidR="008A3E91" w:rsidRPr="005B6FB5">
        <w:instrText xml:space="preserve">nd that quantitative easing in the strict sense is likely to be ineffective, but that targeted asset purchases by a central bank can instead be effective when </w:instrText>
      </w:r>
      <w:r w:rsidR="008A3E91" w:rsidRPr="005B6FB5">
        <w:rPr>
          <w:rFonts w:ascii="Times New Roman" w:hAnsi="Times New Roman" w:cs="Times New Roman"/>
        </w:rPr>
        <w:instrText>ﬁ</w:instrText>
      </w:r>
      <w:r w:rsidR="008A3E91" w:rsidRPr="005B6FB5">
        <w:instrText>nancial markets are suf</w:instrText>
      </w:r>
      <w:r w:rsidR="008A3E91" w:rsidRPr="005B6FB5">
        <w:rPr>
          <w:rFonts w:ascii="Times New Roman" w:hAnsi="Times New Roman" w:cs="Times New Roman"/>
        </w:rPr>
        <w:instrText>ﬁ</w:instrText>
      </w:r>
      <w:r w:rsidR="008A3E91" w:rsidRPr="005B6FB5">
        <w:instrText xml:space="preserve">ciently disrupted, and we discuss the conditions under which such interventions increase welfare. We also discuss optimal policy with regard to the payment of interest on reserves.","container-title":"Journal of Monetary Economics","DOI":"10.1016/j.jmoneco.2010.09.011","ISSN":"03043932","issue":"1","journalAbbreviation":"Journal of Monetary Economics","language":"en","page":"54-79","source":"DOI.org (Crossref)","title":"The central-bank balance sheet as an instrument of monetarypolicy","volume":"58","author":[{"family":"Cúrdia","given":"Vasco"},{"family":"Woodford","given":"Michael"}],"issued":{"date-parts":[["2011",1]]}}}],"schema":"https://github.com/citation-style-language/schema/raw/master/csl-citation.json"} </w:instrText>
      </w:r>
      <w:r w:rsidR="00655D90" w:rsidRPr="005B6FB5">
        <w:fldChar w:fldCharType="separate"/>
      </w:r>
      <w:r w:rsidR="008A3E91" w:rsidRPr="005B6FB5">
        <w:rPr>
          <w:rFonts w:cs="Times New Roman"/>
        </w:rPr>
        <w:t>(Cúrdia等, 2011)</w:t>
      </w:r>
      <w:r w:rsidR="00655D90" w:rsidRPr="005B6FB5">
        <w:fldChar w:fldCharType="end"/>
      </w:r>
      <w:bookmarkStart w:id="14" w:name="OLE_LINK63"/>
      <w:bookmarkStart w:id="15" w:name="OLE_LINK64"/>
      <w:r w:rsidR="00655D90" w:rsidRPr="005B6FB5">
        <w:rPr>
          <w:rFonts w:hint="eastAsia"/>
        </w:rPr>
        <w:t>在运用DSGE模型通过讨论中央银行的资产负债表阐述了非传统货币政策的作用。</w:t>
      </w:r>
      <w:r w:rsidR="004D39DD" w:rsidRPr="005B6FB5">
        <w:rPr>
          <w:rFonts w:hint="eastAsia"/>
        </w:rPr>
        <w:t>里面引入了违约相关的变量，但是是假设作为外生的作用。</w:t>
      </w:r>
      <w:bookmarkEnd w:id="14"/>
      <w:bookmarkEnd w:id="15"/>
      <w:r w:rsidR="00BA2B4C" w:rsidRPr="005B6FB5">
        <w:rPr>
          <w:rFonts w:hint="eastAsia"/>
        </w:rPr>
        <w:t>为了将违约相关的变量内生化，</w:t>
      </w:r>
      <w:r w:rsidR="00655D90" w:rsidRPr="005B6FB5">
        <w:fldChar w:fldCharType="begin"/>
      </w:r>
      <w:r w:rsidR="008A3E91" w:rsidRPr="005B6FB5">
        <w:instrText xml:space="preserve"> ADDIN ZOTERO_ITEM CSL_CITATION {"citationID":"xmBJqtXI","properties":{"formattedCitation":"(Wickens, 2012)","plainCitation":"(Wickens, 2012)","noteIndex":0},"citationItems":[{"id":391,"uris":["http://zotero.org/users/6240833/items/6X2JKCX4"],"uri":["http://zotero.org/users/6240833/items/6X2JKCX4"],"itemData":{"id":391,"type":"book","publisher":"Princeton University Press","title":"Macroeconomic Theory: A Dynamic General Equilibrium Approach, 2nd edn","author":[{"family":"Wickens","given":"Michael"}],"issued":{"date-parts":[["2012"]]}}}],"schema":"https://github.com/citation-style-language/schema/raw/master/csl-citation.json"} </w:instrText>
      </w:r>
      <w:r w:rsidR="00655D90" w:rsidRPr="005B6FB5">
        <w:fldChar w:fldCharType="separate"/>
      </w:r>
      <w:r w:rsidR="008A3E91" w:rsidRPr="005B6FB5">
        <w:rPr>
          <w:rFonts w:cs="Times New Roman"/>
        </w:rPr>
        <w:t>(Wickens, 2012)</w:t>
      </w:r>
      <w:r w:rsidR="00655D90" w:rsidRPr="005B6FB5">
        <w:fldChar w:fldCharType="end"/>
      </w:r>
      <w:r w:rsidR="00655D90" w:rsidRPr="005B6FB5">
        <w:rPr>
          <w:rFonts w:hint="eastAsia"/>
        </w:rPr>
        <w:t>阐述了</w:t>
      </w:r>
      <w:r w:rsidR="00C038ED" w:rsidRPr="005B6FB5">
        <w:rPr>
          <w:rFonts w:hint="eastAsia"/>
        </w:rPr>
        <w:t>一个违约风险</w:t>
      </w:r>
      <w:r w:rsidR="00BA2B4C" w:rsidRPr="005B6FB5">
        <w:rPr>
          <w:rFonts w:hint="eastAsia"/>
        </w:rPr>
        <w:t>是</w:t>
      </w:r>
      <w:r w:rsidR="00C038ED" w:rsidRPr="005B6FB5">
        <w:rPr>
          <w:rFonts w:hint="eastAsia"/>
        </w:rPr>
        <w:t>内生定价的银行模型，将DSGE框架纳入其中</w:t>
      </w:r>
      <w:r w:rsidR="001B6BCA" w:rsidRPr="005B6FB5">
        <w:rPr>
          <w:rFonts w:hint="eastAsia"/>
        </w:rPr>
        <w:t>。</w:t>
      </w:r>
      <w:r w:rsidR="00A36216" w:rsidRPr="005B6FB5">
        <w:fldChar w:fldCharType="begin"/>
      </w:r>
      <w:r w:rsidR="00A36216" w:rsidRPr="005B6FB5">
        <w:instrText xml:space="preserve"> ADDIN ZOTERO_ITEM CSL_CITATION {"citationID":"96OIbGiL","properties":{"formattedCitation":"(Gertler\\uc0\\u31561{}, 2015)","plainCitation":"(Gertler等, 2015)","noteIndex":0},"citationItems":[{"id":1559,"uris":["http://zotero.org/users/6240833/items/HI4I5FI3"],"uri":["http://zotero.org/users/6240833/items/HI4I5FI3"],"itemData":{"id":1559,"type":"article-journal","abstract":"We develop an infinite horizon macroeconomic model of banking that allows for liquidity mismatch and bank runs. Whether a bank run equilibrium exists depends on bank balance sheets and an endogenous liquidation price for bank assets. While in normal times a bank run equilibrium may not exist, the possibility can arise in recessions. A run leads to a significant contraction in intermediation and aggregate economic activity. Anticipations of a run have harmful effects on the economy even if the run does not occur. We illustrate how the model can shed light on some key aspects of the recent financial crisis. (JEL E23, E32, E44, G01, G21, G33)","container-title":"American Economic Review","DOI":"10.1257/aer.20130665","ISSN":"0002-8282","issue":"7","journalAbbreviation":"American Economic Review","language":"en","note":"http://web.archive.org/web/20200830040428/https://www.aeaweb.org/articles?id=10.1257/aer.20130665","page":"2011-2043","source":"DOI.org (Crossref)","title":"Banking, Liquidity, and Bank Runs in an Infinite Horizon Economy","volume":"105","author":[{"family":"Gertler","given":"Mark"},{"family":"Kiyotaki","given":"Nobuhiro"}],"issued":{"date-parts":[["2015",7,1]]}}}],"schema":"https://github.com/citation-style-language/schema/raw/master/csl-citation.json"} </w:instrText>
      </w:r>
      <w:r w:rsidR="00A36216" w:rsidRPr="005B6FB5">
        <w:fldChar w:fldCharType="separate"/>
      </w:r>
      <w:r w:rsidR="00A36216" w:rsidRPr="005B6FB5">
        <w:rPr>
          <w:rFonts w:cs="Times New Roman"/>
        </w:rPr>
        <w:t>(Gertler等, 2015)</w:t>
      </w:r>
      <w:r w:rsidR="00A36216" w:rsidRPr="005B6FB5">
        <w:fldChar w:fldCharType="end"/>
      </w:r>
      <w:r w:rsidR="00A36216" w:rsidRPr="005B6FB5">
        <w:t>融合了金融加速器效应和</w:t>
      </w:r>
      <w:r w:rsidR="00A36216" w:rsidRPr="005B6FB5">
        <w:rPr>
          <w:rFonts w:hint="eastAsia"/>
        </w:rPr>
        <w:t>D</w:t>
      </w:r>
      <w:r w:rsidR="00A36216" w:rsidRPr="005B6FB5">
        <w:t>-D银行挤兑模型</w:t>
      </w:r>
      <w:r w:rsidR="00A36216" w:rsidRPr="005B6FB5">
        <w:rPr>
          <w:rFonts w:hint="eastAsia"/>
        </w:rPr>
        <w:t>，构建了DSGE模型</w:t>
      </w:r>
      <w:r w:rsidR="00A36216" w:rsidRPr="005B6FB5">
        <w:t>，给出了金融机构部门与宏观经济之间在下行周期的共振机制。当宏观经济疲软时，产出和资产价格的下降会降低金融机构的盈利能力，从而其资本金遭受损失。此时，储蓄者预期金融机构偿付存款能力下降、信息不对称程度增强，会对金融机构进行挤兑，从而使得金融机构的资产负债表快速收缩。信贷资产的萎缩会提高商业信贷的价格，使得实体经济进一步萧条，加深金融机构资本金和资产价格的下降幅度。随着金融机构资产负债表状况和资产清算价格的不断恶化，金融机构的破产概率会随之上升，最终形成“宏观——金融”间的恶性循环。</w:t>
      </w:r>
      <w:r w:rsidR="00134340" w:rsidRPr="005B6FB5">
        <w:rPr>
          <w:rFonts w:hint="eastAsia"/>
        </w:rPr>
        <w:t>在把银行间市场纳入到DSGE框架的</w:t>
      </w:r>
      <w:r w:rsidR="00DC15B8" w:rsidRPr="005B6FB5">
        <w:rPr>
          <w:rFonts w:hint="eastAsia"/>
        </w:rPr>
        <w:t>方法中</w:t>
      </w:r>
      <w:r w:rsidR="00DD2183" w:rsidRPr="005B6FB5">
        <w:rPr>
          <w:rFonts w:hint="eastAsia"/>
        </w:rPr>
        <w:t>，</w:t>
      </w:r>
      <w:r w:rsidR="00DC3F23" w:rsidRPr="005B6FB5">
        <w:fldChar w:fldCharType="begin"/>
      </w:r>
      <w:r w:rsidR="00124CCC">
        <w:instrText xml:space="preserve"> ADDIN ZOTERO_ITEM CSL_CITATION {"citationID":"YNW6yi2I","properties":{"formattedCitation":"(\\uc0\\u29579{}\\uc0\\u25806{}\\uc0\\u31561{}, 2016)","plainCitation":"(王擎等, 2016)","noteIndex":0},"citationItems":[{"id":1121,"uris":["http://zotero.org/users/6240833/items/U78YBHWI"],"uri":["http://zotero.org/users/6240833/items/U78YBHWI"],"itemData":{"id":1121,"type":"article-journal","abstract":"2008年爆发的国际金融危机，使防范系统性金融风险成为监管部门面对的重大课题，更严格监管资本的巴塞尔协议Ⅲ应运而生，但其在中国的实施效果有待观察。基于中国经济金融特点构建的DSGE模型，包含实体经济和金融体系在内的居民、银行、企业和政府四大部门，通过使用1998—2014年中国数据估算校准参数，在全要素生产率、住房需求、货币供应、基准利率、消费贷款违约率、企业贷款违约率的外生冲击下，分析银行受到提高资本约束要求时，系统性金融风险传递的运行机制。结果发现，在资本约束下，缘于资本监管的顺周期性，系统性金融风险经历三个阶段的传递后，实体经济并未得到有效改善。而基于各类银行资本充足平均水平，小幅度提高资本监管要求，以及更加严格地加强对资本不足银行的监管，则有助于抑制金融风险传递。","call-number":"11-1211/C","container-title":"中国社会科学","ISSN":"1002-4921","issue":"03","language":"中文;","page":"99-122","title":"银行资本监管与系统性金融风险传递——基于DSGE模型的分析","volume":"000","author":[{"literal":"王擎"},{"literal":"田娇"}],"issued":{"date-parts":[["2016"]]}}}],"schema":"https://github.com/citation-style-language/schema/raw/master/csl-citation.json"} </w:instrText>
      </w:r>
      <w:r w:rsidR="00DC3F23" w:rsidRPr="005B6FB5">
        <w:fldChar w:fldCharType="separate"/>
      </w:r>
      <w:r w:rsidR="00DC3F23" w:rsidRPr="005B6FB5">
        <w:rPr>
          <w:rFonts w:cs="Times New Roman"/>
        </w:rPr>
        <w:t>(王擎等, 2016)</w:t>
      </w:r>
      <w:r w:rsidR="00DC3F23" w:rsidRPr="005B6FB5">
        <w:fldChar w:fldCharType="end"/>
      </w:r>
      <w:r w:rsidR="00E12675" w:rsidRPr="005B6FB5">
        <w:t xml:space="preserve"> 基于中国经济金融特点，构建了DSGE模型，分析不同的因素对系统性风险的影响，模型包含居民、银行、企业、央行（含政府部门）四大部门。其中银行部门和居民部门按照资金富余程度进行了细分，</w:t>
      </w:r>
      <w:r w:rsidR="009F1ED9" w:rsidRPr="005B6FB5">
        <w:rPr>
          <w:rFonts w:hint="eastAsia"/>
        </w:rPr>
        <w:t>通过不同的银行部门之间的拆借行为</w:t>
      </w:r>
      <w:r w:rsidR="00E12675" w:rsidRPr="005B6FB5">
        <w:t>引入银行间市场。</w:t>
      </w:r>
      <w:r w:rsidR="00E12675" w:rsidRPr="005B6FB5">
        <w:rPr>
          <w:rFonts w:hint="eastAsia"/>
        </w:rPr>
        <w:t>该研究</w:t>
      </w:r>
      <w:r w:rsidR="00E12675" w:rsidRPr="005B6FB5">
        <w:t>使监管政策的研究跳出</w:t>
      </w:r>
      <w:r w:rsidR="009F1ED9" w:rsidRPr="005B6FB5">
        <w:rPr>
          <w:rFonts w:hint="eastAsia"/>
        </w:rPr>
        <w:t>难以定论</w:t>
      </w:r>
      <w:r w:rsidR="00E12675" w:rsidRPr="005B6FB5">
        <w:t>的微观风险效应视角，从宏观审慎层面分析和研判资本监管政策的有效性和改进方向。</w:t>
      </w:r>
      <w:r w:rsidR="00E12675" w:rsidRPr="005B6FB5">
        <w:rPr>
          <w:rFonts w:hint="eastAsia"/>
        </w:rPr>
        <w:t>但是该研究的缺点在于</w:t>
      </w:r>
      <w:r w:rsidR="00E12675" w:rsidRPr="005B6FB5">
        <w:t>对于居民和银行间市场的划分只对整体采用固定的比例划分，没有考虑居民之间、银行之间可以在不同类型转换的细节。</w:t>
      </w:r>
      <w:r w:rsidR="00E12675" w:rsidRPr="005B6FB5">
        <w:rPr>
          <w:rFonts w:hint="eastAsia"/>
        </w:rPr>
        <w:t>由于我国银行业的特殊性，</w:t>
      </w:r>
      <w:r w:rsidR="00E12675" w:rsidRPr="005B6FB5">
        <w:t>未考虑到当挤兑状态时，无法偿还居民存款的情况</w:t>
      </w:r>
      <w:r w:rsidR="00E12675" w:rsidRPr="005B6FB5">
        <w:rPr>
          <w:rFonts w:hint="eastAsia"/>
        </w:rPr>
        <w:t>。</w:t>
      </w:r>
    </w:p>
    <w:p w14:paraId="3D5BB0DA" w14:textId="1AECA5C9" w:rsidR="00124CCC" w:rsidRPr="005B4922" w:rsidRDefault="000E7B50" w:rsidP="005B4922">
      <w:pPr>
        <w:ind w:firstLine="480"/>
      </w:pPr>
      <w:r w:rsidRPr="005B6FB5">
        <w:rPr>
          <w:rFonts w:hint="eastAsia"/>
        </w:rPr>
        <w:t>现有的一些针对国内的研究主要局限于单个或几个因素、或者几个政策工具的作用。</w:t>
      </w:r>
      <w:r w:rsidR="003D2C7F" w:rsidRPr="005B6FB5">
        <w:fldChar w:fldCharType="begin"/>
      </w:r>
      <w:r w:rsidR="003D2C7F" w:rsidRPr="005B6FB5">
        <w:instrText xml:space="preserve"> ADDIN ZOTERO_ITEM CSL_CITATION {"citationID":"DdRCweMv","properties":{"formattedCitation":"(\\uc0\\u26041{}\\uc0\\u24847{}, 2016b)","plainCitation":"(方意, 2016b)","noteIndex":0},"citationItems":[{"id":1098,"uris":["http://zotero.org/users/6240833/items/R2CNKPD7"],"uri":["http://zotero.org/users/6240833/items/R2CNKPD7"],"itemData":{"id":1098,"type":"article-journal","abstract":"本文研究了宏观审慎政策及其组合的有效性。结果表明:(1)钉房价贷款价值比、钉产出存贷比与钉信贷存贷比政策是有效的,这与中国宏观审慎政策实践一致。(2)宏观审慎政策有效的前提在于钉住目标和最终监管对象保持一致,且政策工具的影响力度较大。宏观审慎政策仅在钉住目标和</w:instrText>
      </w:r>
      <w:r w:rsidR="003D2C7F" w:rsidRPr="005B6FB5">
        <w:rPr>
          <w:rFonts w:hint="eastAsia"/>
        </w:rPr>
        <w:instrText>最终监管对象的指向相同或都不具有指向性时才有可能有效</w:instrText>
      </w:r>
      <w:r w:rsidR="003D2C7F" w:rsidRPr="005B6FB5">
        <w:instrText xml:space="preserve">;指向错配、钉住目标或最终监管对象仅一方有指向的政策必然无效;政策传导机制中非耐心家庭与企业家贷款\"替代效应\"的方向及强弱程度显著影响政策效果。(3)本文对钉住目标系数、外生冲击类型以及结构参数的敏感性分析论证了结论的稳健。","archive_location":"CNKI","call-number":"11-1138/F","container-title":"世界经济","issue":"08","note":"tex.ids: FangYi_2016_HongGuanShenShenZhengCeYouXiaoXingYanJiua\nISBN: 1002-9621","page":"25-49","title":"宏观审慎政策有效性研究","volume":"39","author":[{"literal":"方意"}],"issued":{"date-parts":[["2016"]]}}}],"schema":"https://github.com/citation-style-language/schema/raw/master/csl-citation.json"} </w:instrText>
      </w:r>
      <w:r w:rsidR="003D2C7F" w:rsidRPr="005B6FB5">
        <w:fldChar w:fldCharType="separate"/>
      </w:r>
      <w:r w:rsidR="003D2C7F" w:rsidRPr="005B6FB5">
        <w:rPr>
          <w:rFonts w:cs="Times New Roman"/>
        </w:rPr>
        <w:t>(方意, 2016b)</w:t>
      </w:r>
      <w:r w:rsidR="003D2C7F" w:rsidRPr="005B6FB5">
        <w:fldChar w:fldCharType="end"/>
      </w:r>
      <w:r w:rsidR="0092247A" w:rsidRPr="005B6FB5">
        <w:rPr>
          <w:rFonts w:hint="eastAsia"/>
        </w:rPr>
        <w:t>在外生杠杆模型的G</w:t>
      </w:r>
      <w:r w:rsidR="0092247A" w:rsidRPr="005B6FB5">
        <w:t>NSS</w:t>
      </w:r>
      <w:r w:rsidR="0092247A" w:rsidRPr="005B6FB5">
        <w:rPr>
          <w:rFonts w:hint="eastAsia"/>
        </w:rPr>
        <w:t>模型</w:t>
      </w:r>
      <w:r w:rsidR="00C63223" w:rsidRPr="005B6FB5">
        <w:fldChar w:fldCharType="begin"/>
      </w:r>
      <w:r w:rsidR="00C63223" w:rsidRPr="005B6FB5">
        <w:instrText xml:space="preserve"> ADDIN ZOTERO_ITEM CSL_CITATION {"citationID":"LsUD4XuK","properties":{"formattedCitation":"(Gerali\\uc0\\u31561{}, 2010)","plainCitation":"(Gerali等, 2010)","noteIndex":0},"citationItems":[{"id":2140,"uris":["http://zotero.org/users/6240833/items/DD8GBCJ6"],"uri":["http://zotero.org/users/6240833/items/DD8GBCJ6"],"itemData":{"id":2140,"type":"article-journal","container-title":"Journal of money credit and banking","issue":"s1","page":"107-141","title":"Credit and banking in a DSGE model of the Euro area","volume":"42","author":[{"family":"Gerali","given":"Andrea"},{"family":"Neri","given":"Stefano"},{"family":"Sessa","given":"Luca"},{"family":"Signoretti","given":"Federico Maria"}],"issued":{"date-parts":[["2010"]]}}}],"schema":"https://github.com/citation-style-language/schema/raw/master/csl-citation.json"} </w:instrText>
      </w:r>
      <w:r w:rsidR="00C63223" w:rsidRPr="005B6FB5">
        <w:fldChar w:fldCharType="separate"/>
      </w:r>
      <w:r w:rsidR="00C63223" w:rsidRPr="005B6FB5">
        <w:rPr>
          <w:rFonts w:cs="Times New Roman"/>
        </w:rPr>
        <w:t>(Gerali等, 2010)</w:t>
      </w:r>
      <w:r w:rsidR="00C63223" w:rsidRPr="005B6FB5">
        <w:fldChar w:fldCharType="end"/>
      </w:r>
      <w:r w:rsidR="0092247A" w:rsidRPr="005B6FB5">
        <w:rPr>
          <w:rFonts w:hint="eastAsia"/>
        </w:rPr>
        <w:t>的基础上，</w:t>
      </w:r>
      <w:r w:rsidR="00A46CA0" w:rsidRPr="005B6FB5">
        <w:rPr>
          <w:rFonts w:hint="eastAsia"/>
        </w:rPr>
        <w:t>引入了中国特色的金融监管工具——存贷比监管工具，</w:t>
      </w:r>
      <w:r w:rsidR="00A46CA0" w:rsidRPr="005B6FB5">
        <w:t>通过构建DSGE模型，</w:t>
      </w:r>
      <w:r w:rsidRPr="005B6FB5">
        <w:rPr>
          <w:rFonts w:hint="eastAsia"/>
        </w:rPr>
        <w:t>同时</w:t>
      </w:r>
      <w:r w:rsidR="00A46CA0" w:rsidRPr="005B6FB5">
        <w:t>研究了三种宏观审慎政策（贷款价值比、资本充足率、存贷比）及其组合，对于三类金融稳定目标（实际产出、信贷、房地产价格）的有效性。</w:t>
      </w:r>
      <w:r w:rsidRPr="005B6FB5">
        <w:rPr>
          <w:rFonts w:hint="eastAsia"/>
        </w:rPr>
        <w:t>在一个模型框架中研究政策工具的组合对于多目标的影响，不仅更体现出实际经济运行的复杂性，也符合央行的研究方向。在</w:t>
      </w:r>
      <w:r w:rsidR="00FD6FB3" w:rsidRPr="005B6FB5">
        <w:rPr>
          <w:rFonts w:hint="eastAsia"/>
        </w:rPr>
        <w:t>银行业系统性风险防范与化解方面的研究中，</w:t>
      </w:r>
      <w:r w:rsidR="00FD6FB3" w:rsidRPr="005B6FB5">
        <w:t>当央行</w:t>
      </w:r>
      <w:r w:rsidR="00FD6FB3" w:rsidRPr="005B6FB5">
        <w:rPr>
          <w:rFonts w:hint="eastAsia"/>
        </w:rPr>
        <w:t>和各商业银行部门</w:t>
      </w:r>
      <w:r w:rsidR="00FD6FB3" w:rsidRPr="005B6FB5">
        <w:t>同时追求多个目标时，</w:t>
      </w:r>
      <w:r w:rsidR="00FD6FB3" w:rsidRPr="005B6FB5">
        <w:rPr>
          <w:rFonts w:hint="eastAsia"/>
        </w:rPr>
        <w:t>其面</w:t>
      </w:r>
      <w:r w:rsidR="00FD6FB3" w:rsidRPr="005B6FB5">
        <w:t>对的就是一个多目标的优化问题。这本身在经济学中是很常见的问题。</w:t>
      </w:r>
      <w:r w:rsidR="00FD6FB3" w:rsidRPr="005B6FB5">
        <w:rPr>
          <w:rFonts w:hint="eastAsia"/>
        </w:rPr>
        <w:t>各部门</w:t>
      </w:r>
      <w:r w:rsidR="00FD6FB3" w:rsidRPr="005B6FB5">
        <w:t>可以理解为在一个动态随机一般均衡模型（DSGE）中，</w:t>
      </w:r>
      <w:r w:rsidR="001003FB" w:rsidRPr="005B6FB5">
        <w:rPr>
          <w:rFonts w:hint="eastAsia"/>
        </w:rPr>
        <w:t>构造</w:t>
      </w:r>
      <w:r w:rsidR="001003FB" w:rsidRPr="005B6FB5">
        <w:t>各个目标的线性函数或者对数线性函</w:t>
      </w:r>
      <w:r w:rsidR="001003FB" w:rsidRPr="005B6FB5">
        <w:rPr>
          <w:rFonts w:hint="eastAsia"/>
        </w:rPr>
        <w:t>数形式的</w:t>
      </w:r>
      <w:r w:rsidR="001003FB" w:rsidRPr="005B6FB5">
        <w:t>目标函</w:t>
      </w:r>
      <w:r w:rsidR="001003FB" w:rsidRPr="005B6FB5">
        <w:rPr>
          <w:rFonts w:hint="eastAsia"/>
        </w:rPr>
        <w:t>数，</w:t>
      </w:r>
      <w:r w:rsidR="00FD6FB3" w:rsidRPr="005B6FB5">
        <w:t>通过选择合理的政策变量，来最优化这个</w:t>
      </w:r>
      <w:r w:rsidR="001003FB" w:rsidRPr="005B6FB5">
        <w:rPr>
          <w:rFonts w:hint="eastAsia"/>
        </w:rPr>
        <w:t>总的</w:t>
      </w:r>
      <w:r w:rsidR="00FD6FB3" w:rsidRPr="005B6FB5">
        <w:t>目标函数</w:t>
      </w:r>
      <w:r w:rsidRPr="005B6FB5">
        <w:fldChar w:fldCharType="begin"/>
      </w:r>
      <w:r w:rsidRPr="005B6FB5">
        <w:instrText xml:space="preserve"> ADDIN ZOTERO_ITEM CSL_CITATION {"citationID":"46oRNlot","properties":{"formattedCitation":"(\\uc0\\u21608{}\\uc0\\u23567{}\\uc0\\u24029{}, 2016)","plainCitation":"(周小川, 2016)","noteIndex":0},"citationItems":[{"id":2151,"uris":["http://zotero.org/users/6240833/items/PLAW38PQ"],"uri":["http://zotero.org/users/6240833/items/PLAW38PQ"],"itemData":{"id":2151,"type":"article-newspaper","archive_location":"CNKI","call-number":"11-0011","container-title":"金融时报","note":"publisher: 金融时报","page":"001","title":"把握好多</w:instrText>
      </w:r>
      <w:r w:rsidRPr="005B6FB5">
        <w:rPr>
          <w:rFonts w:hint="eastAsia"/>
        </w:rPr>
        <w:instrText>目标货币政策：转型的中国经济的视角</w:instrText>
      </w:r>
      <w:r w:rsidRPr="005B6FB5">
        <w:instrText xml:space="preserve">","author":[{"family":"周小川","given":""}],"issued":{"date-parts":[["2016",6,25]]}}}],"schema":"https://github.com/citation-style-language/schema/raw/master/csl-citation.json"} </w:instrText>
      </w:r>
      <w:r w:rsidRPr="005B6FB5">
        <w:fldChar w:fldCharType="separate"/>
      </w:r>
      <w:r w:rsidRPr="005B6FB5">
        <w:rPr>
          <w:rFonts w:cs="Times New Roman"/>
        </w:rPr>
        <w:t>(周小川, 2016)</w:t>
      </w:r>
      <w:r w:rsidRPr="005B6FB5">
        <w:fldChar w:fldCharType="end"/>
      </w:r>
      <w:r w:rsidR="00FD6FB3" w:rsidRPr="005B6FB5">
        <w:t>。</w:t>
      </w:r>
      <w:r w:rsidR="00AF130E">
        <w:rPr>
          <w:rFonts w:hint="eastAsia"/>
        </w:rPr>
        <w:t>在多目标优化过程中，银行业</w:t>
      </w:r>
      <w:r w:rsidR="00C64C33">
        <w:rPr>
          <w:rFonts w:hint="eastAsia"/>
        </w:rPr>
        <w:t>风险</w:t>
      </w:r>
      <w:r w:rsidR="00AF130E">
        <w:rPr>
          <w:rFonts w:hint="eastAsia"/>
        </w:rPr>
        <w:t>对经济的</w:t>
      </w:r>
      <w:r w:rsidR="00C64C33">
        <w:rPr>
          <w:rFonts w:hint="eastAsia"/>
        </w:rPr>
        <w:t>负面</w:t>
      </w:r>
      <w:r w:rsidR="00AF130E">
        <w:rPr>
          <w:rFonts w:hint="eastAsia"/>
        </w:rPr>
        <w:t>影响应该作为监管当局和政府部门在采取决策时衡量的目标之一。比如说，</w:t>
      </w:r>
      <w:r w:rsidR="00124CCC">
        <w:rPr>
          <w:rFonts w:hint="eastAsia"/>
          <w:lang w:val="en-CN"/>
        </w:rPr>
        <w:t>在银行业冲击对经济周期的影响</w:t>
      </w:r>
      <w:r w:rsidR="00124CCC">
        <w:rPr>
          <w:lang w:val="en-CN"/>
        </w:rPr>
        <w:fldChar w:fldCharType="begin"/>
      </w:r>
      <w:r w:rsidR="00124CCC">
        <w:rPr>
          <w:lang w:val="en-CN"/>
        </w:rPr>
        <w:instrText xml:space="preserve"> ADDIN ZOTERO_ITEM CSL_CITATION {"citationID":"zlivOUa1","properties":{"formattedCitation":"(Dib, 2010)","plainCitation":"(Dib, 2010)","noteIndex":0},"citationItems":[{"id":2084,"uris":["http://zotero.org/users/6240833/items/QDB6JNSM"],"uri":["http://zotero.org/users/6240833/items/QDB6JNSM"],"itemData":{"id":2084,"type":"report","language":"en","page":"48","publisher":"International Economic Analysis Department Bank of Canada","source":"Zotero","title":"Banks, Credit Market Frictions, and Business Cycles","author":[{"family":"Dib","given":"Ali"}],"issued":{"date-parts":[["2010"]]}}}],"schema":"https://github.com/citation-style-language/schema/raw/master/csl-citation.json"} </w:instrText>
      </w:r>
      <w:r w:rsidR="00124CCC">
        <w:rPr>
          <w:lang w:val="en-CN"/>
        </w:rPr>
        <w:fldChar w:fldCharType="separate"/>
      </w:r>
      <w:r w:rsidR="00124CCC">
        <w:rPr>
          <w:noProof/>
          <w:lang w:val="en-CN"/>
        </w:rPr>
        <w:t>(Dib, 2010)</w:t>
      </w:r>
      <w:r w:rsidR="00124CCC">
        <w:rPr>
          <w:lang w:val="en-CN"/>
        </w:rPr>
        <w:fldChar w:fldCharType="end"/>
      </w:r>
      <w:r w:rsidR="00124CCC" w:rsidRPr="00124CCC">
        <w:rPr>
          <w:lang w:val="en-CN"/>
        </w:rPr>
        <w:t>研究</w:t>
      </w:r>
      <w:r w:rsidR="00124CCC">
        <w:rPr>
          <w:rFonts w:hint="eastAsia"/>
          <w:lang w:val="en-CN"/>
        </w:rPr>
        <w:t>了</w:t>
      </w:r>
      <w:r w:rsidR="00124CCC" w:rsidRPr="00124CCC">
        <w:rPr>
          <w:lang w:val="en-CN"/>
        </w:rPr>
        <w:t>银行业在总冲击的真实影响的传递和</w:t>
      </w:r>
      <w:r w:rsidR="00124CCC" w:rsidRPr="00124CCC">
        <w:rPr>
          <w:lang w:val="en-CN"/>
        </w:rPr>
        <w:lastRenderedPageBreak/>
        <w:t>传播中的作用，评估了金融冲击在美国经济周期波动中的重要性。研究通过构建将活跃的银行业纳入到具有金融加速器的DSGE模型中。</w:t>
      </w:r>
    </w:p>
    <w:p w14:paraId="0179E73B" w14:textId="77777777" w:rsidR="001A4726" w:rsidRDefault="001A4726" w:rsidP="001873F3">
      <w:pPr>
        <w:ind w:firstLine="480"/>
      </w:pPr>
    </w:p>
    <w:p w14:paraId="103A6D3B" w14:textId="0B2E67EF" w:rsidR="001A4726" w:rsidRDefault="001A4726" w:rsidP="001A4726">
      <w:pPr>
        <w:pStyle w:val="Heading4"/>
        <w:ind w:firstLine="560"/>
      </w:pPr>
      <w:commentRangeStart w:id="16"/>
      <w:r>
        <w:rPr>
          <w:rFonts w:hint="eastAsia"/>
        </w:rPr>
        <w:t>文献评述</w:t>
      </w:r>
      <w:commentRangeEnd w:id="16"/>
      <w:r w:rsidR="006C0759">
        <w:rPr>
          <w:rStyle w:val="CommentReference"/>
          <w:rFonts w:ascii="SimSun" w:eastAsia="SimSun" w:hAnsi="SimSun" w:cstheme="minorBidi"/>
          <w:b w:val="0"/>
          <w:bCs w:val="0"/>
        </w:rPr>
        <w:commentReference w:id="16"/>
      </w:r>
    </w:p>
    <w:p w14:paraId="1829C535" w14:textId="4EFC93CD" w:rsidR="001B4762" w:rsidRDefault="006C0759" w:rsidP="00BA0B7A">
      <w:pPr>
        <w:ind w:firstLine="480"/>
      </w:pPr>
      <w:r w:rsidRPr="005B6FB5">
        <w:rPr>
          <w:rFonts w:hint="eastAsia"/>
        </w:rPr>
        <w:t>以上</w:t>
      </w:r>
      <w:r w:rsidR="001B4762">
        <w:rPr>
          <w:rFonts w:hint="eastAsia"/>
        </w:rPr>
        <w:t>罗列</w:t>
      </w:r>
      <w:r>
        <w:rPr>
          <w:rFonts w:hint="eastAsia"/>
        </w:rPr>
        <w:t>系统性风险的形成机制、测度、防范与化解相关的研究。这三个方面之间的关系在于，系统性风险的测度</w:t>
      </w:r>
      <w:r w:rsidRPr="003B05D6">
        <w:t>侧重</w:t>
      </w:r>
      <w:r>
        <w:rPr>
          <w:rFonts w:hint="eastAsia"/>
        </w:rPr>
        <w:t>从</w:t>
      </w:r>
      <w:r w:rsidRPr="003B05D6">
        <w:rPr>
          <w:rFonts w:hint="eastAsia"/>
        </w:rPr>
        <w:t>宏</w:t>
      </w:r>
      <w:r w:rsidRPr="003B05D6">
        <w:t>观角度构建相关指标，衡量系统性风险程度。</w:t>
      </w:r>
      <w:r>
        <w:rPr>
          <w:rFonts w:hint="eastAsia"/>
        </w:rPr>
        <w:t>形成机制侧重</w:t>
      </w:r>
      <w:r>
        <w:rPr>
          <w:rFonts w:hint="eastAsia"/>
          <w:lang w:val="en-CN"/>
        </w:rPr>
        <w:t>从</w:t>
      </w:r>
      <w:r w:rsidRPr="003B05D6">
        <w:rPr>
          <w:lang w:val="en-CN"/>
        </w:rPr>
        <w:t>微观角度分析系统性风险的成因、传导机制。</w:t>
      </w:r>
      <w:r>
        <w:rPr>
          <w:rFonts w:hint="eastAsia"/>
          <w:lang w:val="en-CN"/>
        </w:rPr>
        <w:t>二者互相提供实证支持和机理支持。系统性风险的防范与化解则基于形成机制与测度分析，</w:t>
      </w:r>
      <w:r w:rsidRPr="003B05D6">
        <w:rPr>
          <w:lang w:val="en-CN"/>
        </w:rPr>
        <w:t>寻求防范与化解系统性风险的对策。</w:t>
      </w:r>
      <w:r>
        <w:rPr>
          <w:rFonts w:hint="eastAsia"/>
          <w:lang w:val="en-CN"/>
        </w:rPr>
        <w:t>现有的测度分析能够通过数据和相关测度指标、方法，识别重要性金融机构。</w:t>
      </w:r>
    </w:p>
    <w:p w14:paraId="1752C1DA" w14:textId="7DBEB4C4" w:rsidR="00BA0B7A" w:rsidRDefault="00BA0B7A" w:rsidP="00BA0B7A">
      <w:pPr>
        <w:ind w:firstLine="480"/>
      </w:pPr>
      <w:r>
        <w:rPr>
          <w:rFonts w:hint="eastAsia"/>
        </w:rPr>
        <w:t>这些形成机制的</w:t>
      </w:r>
      <w:r w:rsidRPr="005B6FB5">
        <w:rPr>
          <w:rFonts w:hint="eastAsia"/>
        </w:rPr>
        <w:t>模型的优点是考虑了实际金融机构的关联性而能对系统性风险在微观层面上做较好的刻画，但是缺点也有，一方面从</w:t>
      </w:r>
      <w:r>
        <w:rPr>
          <w:rFonts w:hint="eastAsia"/>
        </w:rPr>
        <w:t>测度</w:t>
      </w:r>
      <w:r w:rsidRPr="005B6FB5">
        <w:rPr>
          <w:rFonts w:hint="eastAsia"/>
        </w:rPr>
        <w:t>的角度来说，往往考虑截面数据，而对于时间维度考虑不足，另一方面从建模成分和国情来说，大多数研究</w:t>
      </w:r>
      <w:r w:rsidRPr="005B6FB5">
        <w:t>考虑的传染</w:t>
      </w:r>
      <w:r w:rsidRPr="005B6FB5">
        <w:rPr>
          <w:rFonts w:hint="eastAsia"/>
        </w:rPr>
        <w:t>因素</w:t>
      </w:r>
      <w:r w:rsidRPr="005B6FB5">
        <w:t>过于单一，仅包含银行破产这一传染</w:t>
      </w:r>
      <w:r w:rsidRPr="005B6FB5">
        <w:rPr>
          <w:rFonts w:hint="eastAsia"/>
        </w:rPr>
        <w:t>因素，与现实运作还有很大差距，银行破产</w:t>
      </w:r>
      <w:r w:rsidRPr="005B6FB5">
        <w:t>在</w:t>
      </w:r>
      <w:r w:rsidRPr="005B6FB5">
        <w:rPr>
          <w:rFonts w:hint="eastAsia"/>
        </w:rPr>
        <w:t>我国尚不完善的银行破产机制中并</w:t>
      </w:r>
      <w:r w:rsidRPr="005B6FB5">
        <w:t>不多</w:t>
      </w:r>
      <w:r w:rsidRPr="005B6FB5">
        <w:rPr>
          <w:rFonts w:hint="eastAsia"/>
        </w:rPr>
        <w:t>发生。</w:t>
      </w:r>
      <w:r>
        <w:rPr>
          <w:rFonts w:hint="eastAsia"/>
        </w:rPr>
        <w:t>截止2</w:t>
      </w:r>
      <w:r>
        <w:t>019</w:t>
      </w:r>
      <w:r>
        <w:rPr>
          <w:rFonts w:hint="eastAsia"/>
        </w:rPr>
        <w:t>年末，</w:t>
      </w:r>
      <w:r w:rsidRPr="005B6FB5">
        <w:rPr>
          <w:rFonts w:hint="eastAsia"/>
        </w:rPr>
        <w:t>我国仅有海南发展银行</w:t>
      </w:r>
      <w:r>
        <w:rPr>
          <w:rFonts w:hint="eastAsia"/>
        </w:rPr>
        <w:t>等少数几家银行</w:t>
      </w:r>
      <w:r w:rsidRPr="005B6FB5">
        <w:rPr>
          <w:rFonts w:hint="eastAsia"/>
        </w:rPr>
        <w:t>出现破产现象。</w:t>
      </w:r>
      <w:r>
        <w:rPr>
          <w:rFonts w:hint="eastAsia"/>
        </w:rPr>
        <w:t>因此，至少在当前时期，</w:t>
      </w:r>
      <w:r w:rsidR="002D2A15">
        <w:rPr>
          <w:rFonts w:hint="eastAsia"/>
        </w:rPr>
        <w:t>按照国情来说，</w:t>
      </w:r>
      <w:r>
        <w:rPr>
          <w:rFonts w:hint="eastAsia"/>
        </w:rPr>
        <w:t>我们考虑的银行破产因素实质上应该是</w:t>
      </w:r>
      <w:r w:rsidR="001B7284">
        <w:rPr>
          <w:rFonts w:hint="eastAsia"/>
        </w:rPr>
        <w:t>技术性破产，即陷入困难</w:t>
      </w:r>
      <w:r>
        <w:rPr>
          <w:rFonts w:hint="eastAsia"/>
        </w:rPr>
        <w:t>，而不是实际意义上的破产</w:t>
      </w:r>
      <w:r w:rsidR="001B7284">
        <w:rPr>
          <w:rFonts w:hint="eastAsia"/>
        </w:rPr>
        <w:t>，从而进入破产重组程序</w:t>
      </w:r>
      <w:r>
        <w:rPr>
          <w:rFonts w:hint="eastAsia"/>
        </w:rPr>
        <w:t>。</w:t>
      </w:r>
    </w:p>
    <w:p w14:paraId="1F442830" w14:textId="1812B70B" w:rsidR="00BA0B7A" w:rsidRPr="00BA0B7A" w:rsidRDefault="00BA0B7A" w:rsidP="006C0759">
      <w:pPr>
        <w:ind w:firstLine="480"/>
      </w:pPr>
      <w:r w:rsidRPr="005B6FB5">
        <w:rPr>
          <w:rFonts w:hint="eastAsia"/>
        </w:rPr>
        <w:t>中国人民银行近几年来通过压力测试方法</w:t>
      </w:r>
      <w:r w:rsidRPr="005B6FB5">
        <w:t>中国银行体系进行压力测试。但是，这些对中国银行业进行压力测试的权威报告只考虑资产面冲击导致的直接损失，对银行网络体系相互作用导致传染性损失研究</w:t>
      </w:r>
      <w:r w:rsidRPr="005B6FB5">
        <w:rPr>
          <w:rFonts w:hint="eastAsia"/>
        </w:rPr>
        <w:t>甚少</w:t>
      </w:r>
      <w:r w:rsidRPr="005B6FB5">
        <w:t>。</w:t>
      </w:r>
      <w:r w:rsidRPr="005B6FB5">
        <w:rPr>
          <w:rFonts w:hint="eastAsia"/>
        </w:rPr>
        <w:t>但是该方法</w:t>
      </w:r>
      <w:r w:rsidRPr="005B6FB5">
        <w:t>由于其没有考虑银行之间的</w:t>
      </w:r>
      <w:r w:rsidRPr="005B6FB5">
        <w:rPr>
          <w:rFonts w:hint="eastAsia"/>
        </w:rPr>
        <w:t>关联性造成的传</w:t>
      </w:r>
      <w:r w:rsidRPr="005B6FB5">
        <w:t>染风险，低估了不利宏观经济冲击导致的银行总风险度的系统性风险。</w:t>
      </w:r>
      <w:r w:rsidRPr="005B6FB5">
        <w:rPr>
          <w:rFonts w:hint="eastAsia"/>
        </w:rPr>
        <w:t>因此</w:t>
      </w:r>
      <w:r>
        <w:rPr>
          <w:rFonts w:hint="eastAsia"/>
        </w:rPr>
        <w:t>建议结合</w:t>
      </w:r>
      <w:r w:rsidRPr="005B6FB5">
        <w:rPr>
          <w:rFonts w:hint="eastAsia"/>
        </w:rPr>
        <w:t>压力测试法</w:t>
      </w:r>
      <w:r>
        <w:rPr>
          <w:rFonts w:hint="eastAsia"/>
        </w:rPr>
        <w:t>与</w:t>
      </w:r>
      <w:r w:rsidRPr="005B6FB5">
        <w:rPr>
          <w:rFonts w:hint="eastAsia"/>
        </w:rPr>
        <w:t>网络分析法</w:t>
      </w:r>
      <w:r>
        <w:rPr>
          <w:rFonts w:hint="eastAsia"/>
        </w:rPr>
        <w:t>进行分析</w:t>
      </w:r>
      <w:r w:rsidRPr="005B6FB5">
        <w:rPr>
          <w:rFonts w:hint="eastAsia"/>
        </w:rPr>
        <w:t>。</w:t>
      </w:r>
    </w:p>
    <w:p w14:paraId="2000E031" w14:textId="16EC548F" w:rsidR="00CC7238" w:rsidRDefault="0064244C" w:rsidP="005B4922">
      <w:pPr>
        <w:ind w:firstLine="480"/>
      </w:pPr>
      <w:r>
        <w:rPr>
          <w:rFonts w:hint="eastAsia"/>
        </w:rPr>
        <w:t>对于系统性风险的银行体系的关联性相关的研究中，</w:t>
      </w:r>
      <w:r w:rsidRPr="005B6FB5">
        <w:rPr>
          <w:rFonts w:hint="eastAsia"/>
        </w:rPr>
        <w:t>无论是在复杂网络方法方面进行实证研究，或者是构建模型的算法进行模拟仿真研究，虽然在一定程度上接近对金融系统的真实结构的描述，但是有一个比较大的问题是，</w:t>
      </w:r>
      <w:r>
        <w:rPr>
          <w:rFonts w:hint="eastAsia"/>
        </w:rPr>
        <w:t>其较多</w:t>
      </w:r>
      <w:r w:rsidRPr="005B6FB5">
        <w:rPr>
          <w:rFonts w:hint="eastAsia"/>
        </w:rPr>
        <w:t>局限于金融部门内体系、或者</w:t>
      </w:r>
      <w:r>
        <w:rPr>
          <w:rFonts w:hint="eastAsia"/>
        </w:rPr>
        <w:t>具体的</w:t>
      </w:r>
      <w:r w:rsidRPr="005B6FB5">
        <w:rPr>
          <w:rFonts w:hint="eastAsia"/>
        </w:rPr>
        <w:t>金融部门间，在一定程度上忽略了经济系统领域的其它部门参与作为一个实际的经济整体而对金融部门的相互作用。所以我们需要一个</w:t>
      </w:r>
      <w:r>
        <w:rPr>
          <w:rFonts w:hint="eastAsia"/>
        </w:rPr>
        <w:t>即</w:t>
      </w:r>
      <w:r w:rsidRPr="005B6FB5">
        <w:rPr>
          <w:rFonts w:hint="eastAsia"/>
        </w:rPr>
        <w:t>能够兼顾金融部门体系与宏观经济体系，又要兼顾理论与现实的框架。但是在这个过程中，也应该考虑研究的重点，在整体框架的把握上，做到在主要研究对象上进行细致深入的刻画，在于主要研究对象业务相关联的部门的刻画上做到恰到好处。央行在对系统性风险防范和化解的政策中，更多会将其纳入到宏观经济体系中考虑。</w:t>
      </w:r>
      <w:r>
        <w:rPr>
          <w:rFonts w:hint="eastAsia"/>
        </w:rPr>
        <w:t>因此，DSGE分析框架适合作为研究系统性风险的工具。</w:t>
      </w:r>
      <w:r w:rsidR="005B4922">
        <w:rPr>
          <w:rFonts w:hint="eastAsia"/>
        </w:rPr>
        <w:t>此外，</w:t>
      </w:r>
      <w:r w:rsidR="005B4922" w:rsidRPr="005B6FB5">
        <w:rPr>
          <w:rFonts w:hint="eastAsia"/>
        </w:rPr>
        <w:t>我们的研究中将考虑对多目标优化的综合衡量。</w:t>
      </w:r>
    </w:p>
    <w:p w14:paraId="53279FF9" w14:textId="77777777" w:rsidR="005B4922" w:rsidRDefault="002D2A15" w:rsidP="000C3C75">
      <w:pPr>
        <w:ind w:firstLine="480"/>
      </w:pPr>
      <w:r>
        <w:rPr>
          <w:rFonts w:hint="eastAsia"/>
        </w:rPr>
        <w:lastRenderedPageBreak/>
        <w:t>但是</w:t>
      </w:r>
      <w:r w:rsidR="00CC7238">
        <w:rPr>
          <w:rFonts w:hint="eastAsia"/>
        </w:rPr>
        <w:t>在各国央行使用DSGE分析框架研究系统性风险与宏观政策相关的研究中，可能存在</w:t>
      </w:r>
      <w:r w:rsidR="0064244C" w:rsidRPr="005B6FB5">
        <w:rPr>
          <w:rFonts w:hint="eastAsia"/>
        </w:rPr>
        <w:t>的缺点在于未能细分金融机构，</w:t>
      </w:r>
      <w:r w:rsidR="00CC7238">
        <w:rPr>
          <w:rFonts w:hint="eastAsia"/>
        </w:rPr>
        <w:t>尤其</w:t>
      </w:r>
      <w:r w:rsidR="0064244C" w:rsidRPr="005B6FB5">
        <w:rPr>
          <w:rFonts w:hint="eastAsia"/>
        </w:rPr>
        <w:t>在引入银行间市场层面较为简单，未能更详细刻画各金融部门的相互作用。</w:t>
      </w:r>
      <w:r w:rsidR="00BA0B7A">
        <w:rPr>
          <w:rFonts w:hint="eastAsia"/>
        </w:rPr>
        <w:t>因此，我们考虑将复杂网络分析方法纳入到DSGE分析框架中。</w:t>
      </w:r>
    </w:p>
    <w:p w14:paraId="7F2B0E4D" w14:textId="17129E6D" w:rsidR="002101FA" w:rsidRDefault="002101FA" w:rsidP="002101FA">
      <w:pPr>
        <w:ind w:firstLine="480"/>
      </w:pPr>
      <w:r w:rsidRPr="005B6FB5">
        <w:rPr>
          <w:rFonts w:hint="eastAsia"/>
        </w:rPr>
        <w:t>综合上述研究，本文拟在上述研究的基础上，以我国的银行业的系统性风险的成因为研究对象，以融合银行间市场网络模型的DSGE框架为模型的基础，更全面地研究：第一步，初步筛选几个重要的可能导致系统性风险的成因的影响因素，然后使用模型框架，分析我国银行业为主的系统性金融风险的主要成因，以及第二步，以其形成机制为依托，分析政策工具的适用性，研究在系统性风险发生时，采用什么样的政策工具组合，可以实现风险最小化，同时兼顾经济的平稳运行。通过现有研究，发现系统性风险当中的刻画银行间市场的方法，在DSGE框架中往往过于简化，以至于难以刻画其实质。因此研究中我们将细致考虑如何在宏观计量模型框架中引入银行间市场网络。此外，对于我国银行业的现实国情，由于商业银行实质性破产的情况极少出现，因此在目前的研究中，我们暂时不考虑国外研究中，银行已出现资不抵债就破产退出分析的情况，而是考虑技术性破产作为的替代。技术性破产中，政府往往会通过一系列措施对银行施以援手。此外，我们在研究中将不对各类政策做</w:t>
      </w:r>
      <w:r w:rsidR="00CC7238">
        <w:rPr>
          <w:rFonts w:hint="eastAsia"/>
        </w:rPr>
        <w:t>诸如宏观政策、微观政策等</w:t>
      </w:r>
      <w:r w:rsidRPr="005B6FB5">
        <w:rPr>
          <w:rFonts w:hint="eastAsia"/>
        </w:rPr>
        <w:t>概念上的严格分类，</w:t>
      </w:r>
      <w:r w:rsidR="00CC7238">
        <w:rPr>
          <w:rFonts w:hint="eastAsia"/>
        </w:rPr>
        <w:t>而是</w:t>
      </w:r>
      <w:r w:rsidRPr="005B6FB5">
        <w:rPr>
          <w:rFonts w:hint="eastAsia"/>
        </w:rPr>
        <w:t>更注重政策的细节及其组合分析。</w:t>
      </w:r>
    </w:p>
    <w:p w14:paraId="4DD2706B" w14:textId="1D2FA4EC" w:rsidR="001A4726" w:rsidRDefault="001A4726" w:rsidP="00DB2B3C">
      <w:pPr>
        <w:ind w:firstLine="480"/>
      </w:pPr>
    </w:p>
    <w:p w14:paraId="47D6A25D" w14:textId="101F9F35" w:rsidR="001A4726" w:rsidRDefault="001A4726" w:rsidP="00DB2B3C">
      <w:pPr>
        <w:ind w:firstLine="480"/>
      </w:pPr>
    </w:p>
    <w:p w14:paraId="282B6A6E" w14:textId="249EBDF4" w:rsidR="001A4726" w:rsidRDefault="001A4726" w:rsidP="00DB2B3C">
      <w:pPr>
        <w:ind w:firstLine="480"/>
      </w:pPr>
    </w:p>
    <w:p w14:paraId="78E9F1C2" w14:textId="77777777" w:rsidR="001A4726" w:rsidRPr="005B6FB5" w:rsidRDefault="001A4726" w:rsidP="00DB2B3C">
      <w:pPr>
        <w:ind w:firstLine="480"/>
      </w:pPr>
    </w:p>
    <w:p w14:paraId="1D25C102" w14:textId="14D5A30A" w:rsidR="00F42E4A" w:rsidRPr="00C63D43" w:rsidRDefault="00655D90" w:rsidP="00DB2B3C">
      <w:pPr>
        <w:pStyle w:val="Heading2"/>
        <w:ind w:firstLine="640"/>
        <w:rPr>
          <w:color w:val="0070C0"/>
        </w:rPr>
      </w:pPr>
      <w:r w:rsidRPr="00C63D43">
        <w:rPr>
          <w:rFonts w:hint="eastAsia"/>
          <w:color w:val="0070C0"/>
        </w:rPr>
        <w:t>选题的主要内容</w:t>
      </w:r>
    </w:p>
    <w:p w14:paraId="62DC6E9A" w14:textId="3D8BFE16" w:rsidR="00655D90" w:rsidRPr="005B6FB5" w:rsidRDefault="00655D90" w:rsidP="00DB2B3C">
      <w:pPr>
        <w:ind w:firstLine="480"/>
      </w:pPr>
    </w:p>
    <w:p w14:paraId="321D6896" w14:textId="52F70272" w:rsidR="00C53086" w:rsidRPr="005B6FB5" w:rsidRDefault="00C53086" w:rsidP="00DB2B3C">
      <w:pPr>
        <w:ind w:firstLine="480"/>
      </w:pPr>
    </w:p>
    <w:p w14:paraId="6925AA73" w14:textId="6CD1DF83" w:rsidR="00C53086" w:rsidRDefault="000C13A4" w:rsidP="009D269A">
      <w:pPr>
        <w:pStyle w:val="Heading4"/>
        <w:ind w:firstLine="560"/>
      </w:pPr>
      <w:r w:rsidRPr="00C63D43">
        <w:rPr>
          <w:rFonts w:hint="eastAsia"/>
        </w:rPr>
        <w:t>选题的主要内容</w:t>
      </w:r>
    </w:p>
    <w:p w14:paraId="5979FAC0" w14:textId="77777777" w:rsidR="00C53086" w:rsidRPr="005B6FB5" w:rsidRDefault="00C53086" w:rsidP="00DB2B3C">
      <w:pPr>
        <w:ind w:firstLine="480"/>
      </w:pPr>
    </w:p>
    <w:p w14:paraId="12DCB6FE" w14:textId="33707AD1" w:rsidR="00247BBE" w:rsidRPr="005B6FB5" w:rsidRDefault="003A42ED" w:rsidP="00DB2B3C">
      <w:pPr>
        <w:ind w:firstLine="480"/>
      </w:pPr>
      <w:bookmarkStart w:id="17" w:name="OLE_LINK85"/>
      <w:bookmarkStart w:id="18" w:name="OLE_LINK86"/>
      <w:bookmarkStart w:id="19" w:name="OLE_LINK31"/>
      <w:bookmarkStart w:id="20" w:name="OLE_LINK32"/>
      <w:r w:rsidRPr="005B6FB5">
        <w:rPr>
          <w:rFonts w:hint="eastAsia"/>
        </w:rPr>
        <w:t>本文将</w:t>
      </w:r>
      <w:r w:rsidR="00C4008C" w:rsidRPr="005B6FB5">
        <w:rPr>
          <w:rFonts w:hint="eastAsia"/>
        </w:rPr>
        <w:t>通过构建以我国银行业为主的</w:t>
      </w:r>
      <w:bookmarkStart w:id="21" w:name="OLE_LINK29"/>
      <w:bookmarkStart w:id="22" w:name="OLE_LINK61"/>
      <w:r w:rsidR="00C4008C" w:rsidRPr="005B6FB5">
        <w:rPr>
          <w:rFonts w:hint="eastAsia"/>
        </w:rPr>
        <w:t>系统性金融风险的框架</w:t>
      </w:r>
      <w:bookmarkEnd w:id="21"/>
      <w:bookmarkEnd w:id="22"/>
      <w:r w:rsidR="00C4008C" w:rsidRPr="005B6FB5">
        <w:rPr>
          <w:rFonts w:hint="eastAsia"/>
        </w:rPr>
        <w:t>，研究系统性风险成因、不同的政策工具</w:t>
      </w:r>
      <w:r w:rsidR="006E5E30" w:rsidRPr="005B6FB5">
        <w:rPr>
          <w:rFonts w:hint="eastAsia"/>
        </w:rPr>
        <w:t>救助</w:t>
      </w:r>
      <w:r w:rsidR="00C4008C" w:rsidRPr="005B6FB5">
        <w:rPr>
          <w:rFonts w:hint="eastAsia"/>
        </w:rPr>
        <w:t>对系统性风险的影响</w:t>
      </w:r>
      <w:r w:rsidR="00B813D2" w:rsidRPr="005B6FB5">
        <w:rPr>
          <w:rFonts w:hint="eastAsia"/>
        </w:rPr>
        <w:t>，从而对防范与化解我国的银行业系统性金融风险提供政策建议</w:t>
      </w:r>
      <w:r w:rsidR="00247BBE" w:rsidRPr="005B6FB5">
        <w:rPr>
          <w:rFonts w:hint="eastAsia"/>
        </w:rPr>
        <w:t>。</w:t>
      </w:r>
    </w:p>
    <w:p w14:paraId="323EEF63" w14:textId="5DC2EBCD" w:rsidR="003A42ED" w:rsidRPr="005B6FB5" w:rsidRDefault="00EC00BF" w:rsidP="00DB2B3C">
      <w:pPr>
        <w:ind w:firstLine="480"/>
      </w:pPr>
      <w:r w:rsidRPr="005B6FB5">
        <w:rPr>
          <w:rFonts w:hint="eastAsia"/>
        </w:rPr>
        <w:t>主要</w:t>
      </w:r>
      <w:r w:rsidR="0072614B" w:rsidRPr="005B6FB5">
        <w:rPr>
          <w:rFonts w:hint="eastAsia"/>
        </w:rPr>
        <w:t>研究如下</w:t>
      </w:r>
      <w:r w:rsidR="006639DD" w:rsidRPr="005B6FB5">
        <w:rPr>
          <w:rFonts w:hint="eastAsia"/>
        </w:rPr>
        <w:t>：</w:t>
      </w:r>
    </w:p>
    <w:p w14:paraId="19DCFECD" w14:textId="43F493B6" w:rsidR="00FB58D6" w:rsidRPr="005B6FB5" w:rsidRDefault="00FB58D6" w:rsidP="00DB2B3C">
      <w:pPr>
        <w:ind w:firstLine="480"/>
      </w:pPr>
    </w:p>
    <w:p w14:paraId="18D38FCD" w14:textId="3EDAF7D5" w:rsidR="009D269A" w:rsidRDefault="009D269A" w:rsidP="00932997">
      <w:pPr>
        <w:pStyle w:val="Heading4"/>
        <w:ind w:firstLine="560"/>
      </w:pPr>
      <w:r>
        <w:rPr>
          <w:rFonts w:hint="eastAsia"/>
        </w:rPr>
        <w:t>研究的思路</w:t>
      </w:r>
    </w:p>
    <w:p w14:paraId="66A88901" w14:textId="5688BBB0" w:rsidR="00FB58D6" w:rsidRDefault="00932997" w:rsidP="00DB2B3C">
      <w:pPr>
        <w:ind w:firstLine="480"/>
      </w:pPr>
      <w:r>
        <w:rPr>
          <w:rFonts w:hint="eastAsia"/>
        </w:rPr>
        <w:t>主线</w:t>
      </w:r>
      <w:r w:rsidR="0070654A" w:rsidRPr="005B6FB5">
        <w:rPr>
          <w:rFonts w:hint="eastAsia"/>
        </w:rPr>
        <w:t>思路：</w:t>
      </w:r>
    </w:p>
    <w:p w14:paraId="3988F2D1" w14:textId="6F155CD0" w:rsidR="00B05D46" w:rsidRDefault="00317E90" w:rsidP="00B05D46">
      <w:pPr>
        <w:ind w:firstLine="480"/>
      </w:pPr>
      <w:r w:rsidRPr="00317E90">
        <w:t>本研究以银行关联性和挤兑理论为基础，构建系统性风险的度量的指标，结合相应的模型，探讨银行间市场在宏观经济体系中，面临冲击时，对系统性风险的影响，从而判定相应的系统性风险主要成因。以及研究在宏观层面，央行等监管当局针对系统性风险的主要成因，为满足整个金融体系稳定的目标，应当如何采取最优的政策工具的组合作为救助策略。</w:t>
      </w:r>
    </w:p>
    <w:p w14:paraId="28D05162" w14:textId="77777777" w:rsidR="001B4762" w:rsidRDefault="001B4762" w:rsidP="001B4762">
      <w:pPr>
        <w:ind w:firstLine="480"/>
      </w:pPr>
      <w:r>
        <w:rPr>
          <w:rFonts w:hint="eastAsia"/>
        </w:rPr>
        <w:t>研究中拟采用的主要分析框架：</w:t>
      </w:r>
    </w:p>
    <w:p w14:paraId="1960F085" w14:textId="5ACEEA3A" w:rsidR="00314EAA" w:rsidRPr="005B6FB5" w:rsidRDefault="001B4762" w:rsidP="00B05D46">
      <w:pPr>
        <w:ind w:firstLine="480"/>
      </w:pPr>
      <w:r>
        <w:rPr>
          <w:rFonts w:hint="eastAsia"/>
        </w:rPr>
        <w:t>根据现有研究，</w:t>
      </w:r>
      <w:r w:rsidRPr="005B6FB5">
        <w:rPr>
          <w:rFonts w:hint="eastAsia"/>
        </w:rPr>
        <w:t>我们的研究也将考虑银行</w:t>
      </w:r>
      <w:r>
        <w:rPr>
          <w:rFonts w:hint="eastAsia"/>
        </w:rPr>
        <w:t>挤兑导致的风险传染这一角度</w:t>
      </w:r>
      <w:r w:rsidRPr="005B6FB5">
        <w:rPr>
          <w:rFonts w:hint="eastAsia"/>
        </w:rPr>
        <w:t>，探讨银行与银行之间如何通过措施加强银行间市场稳定性。我们拟重点研究由于违约</w:t>
      </w:r>
      <w:r>
        <w:rPr>
          <w:rFonts w:hint="eastAsia"/>
        </w:rPr>
        <w:t>等几类</w:t>
      </w:r>
      <w:r w:rsidRPr="005B6FB5">
        <w:rPr>
          <w:rFonts w:hint="eastAsia"/>
        </w:rPr>
        <w:t>冲击</w:t>
      </w:r>
      <w:r>
        <w:rPr>
          <w:rFonts w:hint="eastAsia"/>
        </w:rPr>
        <w:t>，</w:t>
      </w:r>
      <w:r w:rsidRPr="005B6FB5">
        <w:rPr>
          <w:rFonts w:hint="eastAsia"/>
        </w:rPr>
        <w:t>造成银行业风险传染的影响因素对于系统性风险的主要成因分析</w:t>
      </w:r>
      <w:r>
        <w:rPr>
          <w:rFonts w:hint="eastAsia"/>
        </w:rPr>
        <w:t>。分析过程拟</w:t>
      </w:r>
      <w:r w:rsidRPr="005B6FB5">
        <w:rPr>
          <w:rFonts w:hint="eastAsia"/>
        </w:rPr>
        <w:t>采用基于网络模型的压力测试方法，以整合网络分析法和压力测试法的优势。</w:t>
      </w:r>
    </w:p>
    <w:p w14:paraId="344EA4A5" w14:textId="6CB71969" w:rsidR="007D0246" w:rsidRPr="005B6FB5" w:rsidRDefault="007D0246" w:rsidP="007D0246">
      <w:pPr>
        <w:ind w:firstLine="480"/>
      </w:pPr>
      <w:r>
        <w:rPr>
          <w:rFonts w:hint="eastAsia"/>
        </w:rPr>
        <w:t>在对金融系统性风险的防范与化解的研究方法中，</w:t>
      </w:r>
      <w:r w:rsidRPr="005B6FB5">
        <w:rPr>
          <w:rFonts w:hint="eastAsia"/>
        </w:rPr>
        <w:t>近几十年来，结合</w:t>
      </w:r>
      <w:r>
        <w:rPr>
          <w:rFonts w:hint="eastAsia"/>
        </w:rPr>
        <w:t>宏</w:t>
      </w:r>
      <w:r w:rsidRPr="005B6FB5">
        <w:rPr>
          <w:rFonts w:hint="eastAsia"/>
        </w:rPr>
        <w:t>微观、计量经济理论于一体的动态随机一般均衡模型</w:t>
      </w:r>
      <w:r w:rsidR="009E0755">
        <w:rPr>
          <w:rFonts w:hint="eastAsia"/>
        </w:rPr>
        <w:t>（</w:t>
      </w:r>
      <w:r w:rsidRPr="005B6FB5">
        <w:rPr>
          <w:rFonts w:hint="eastAsia"/>
        </w:rPr>
        <w:t>Dynamic Stochastic General Eq</w:t>
      </w:r>
      <w:r w:rsidRPr="005B6FB5">
        <w:t>u</w:t>
      </w:r>
      <w:r w:rsidRPr="005B6FB5">
        <w:rPr>
          <w:rFonts w:hint="eastAsia"/>
        </w:rPr>
        <w:t>ilibrium Model,简称DSGE</w:t>
      </w:r>
      <w:r w:rsidR="009E0755">
        <w:rPr>
          <w:rFonts w:hint="eastAsia"/>
        </w:rPr>
        <w:t>）</w:t>
      </w:r>
      <w:r w:rsidRPr="005B6FB5">
        <w:rPr>
          <w:rFonts w:hint="eastAsia"/>
        </w:rPr>
        <w:t>逐渐成为经济分析工具的明星。DSGE并非某个具体的模型，而是一类分析经济理论的工具的思想体系和方法。在现有的研究中，DSGE模型</w:t>
      </w:r>
      <w:r>
        <w:rPr>
          <w:rFonts w:hint="eastAsia"/>
        </w:rPr>
        <w:t>框架</w:t>
      </w:r>
      <w:r w:rsidRPr="005B6FB5">
        <w:rPr>
          <w:rFonts w:hint="eastAsia"/>
        </w:rPr>
        <w:t>大多是从新凯恩斯模型的总需求方程、价格调整方程、货币政策规则三个方程为雏形，通过引入各种部门、扭曲、摩擦等因素进化而来。DSGE模型在宏观经济研究和政策分析领域发展速度快、技术化程度高、应用范围广。其模型吸收了理性预期、动态优化、一般均衡分析的这些近</w:t>
      </w:r>
      <w:r w:rsidR="00C06ECD">
        <w:rPr>
          <w:rFonts w:hint="eastAsia"/>
        </w:rPr>
        <w:t>现</w:t>
      </w:r>
      <w:r w:rsidRPr="005B6FB5">
        <w:rPr>
          <w:rFonts w:hint="eastAsia"/>
        </w:rPr>
        <w:t>代经济学的革命性发展成果，可以分析经济增长、经济波动、货币与财政政策。与传统的计量经济模型相比，传统的计量经济模型在模型设定时并不是严格依据理论上得到的行为方程，只是利用了最终得到的变量之间的相互关系，从而在模型设定上具有一定的任意性，这样容易产生L</w:t>
      </w:r>
      <w:r w:rsidRPr="005B6FB5">
        <w:t>ucas</w:t>
      </w:r>
      <w:r w:rsidRPr="005B6FB5">
        <w:rPr>
          <w:rFonts w:hint="eastAsia"/>
        </w:rPr>
        <w:t>批判问题，这将对政策分析和评价造成很大影响，并且传统的计量经济模型并没有对经济的稳态进行显性的刻画，而DSGE模型可以避规此类问题。DSGE的特点在于动态、随机、均衡三个因素。</w:t>
      </w:r>
      <w:r w:rsidRPr="005B6FB5">
        <w:t>首先</w:t>
      </w:r>
      <w:r w:rsidRPr="005B6FB5">
        <w:rPr>
          <w:rFonts w:hint="eastAsia"/>
        </w:rPr>
        <w:t>，</w:t>
      </w:r>
      <w:r w:rsidRPr="005B6FB5">
        <w:t>宏观经济现象是动态的。多种行为主体相互联系</w:t>
      </w:r>
      <w:r w:rsidRPr="005B6FB5">
        <w:rPr>
          <w:rFonts w:hint="eastAsia"/>
        </w:rPr>
        <w:t>，</w:t>
      </w:r>
      <w:r w:rsidRPr="005B6FB5">
        <w:t>在产品市场、劳动力市场</w:t>
      </w:r>
      <w:r w:rsidRPr="005B6FB5">
        <w:rPr>
          <w:rFonts w:hint="eastAsia"/>
        </w:rPr>
        <w:t>、</w:t>
      </w:r>
      <w:r w:rsidRPr="005B6FB5">
        <w:t>金融市场中做出跨期决策行为</w:t>
      </w:r>
      <w:r w:rsidRPr="005B6FB5">
        <w:rPr>
          <w:rFonts w:hint="eastAsia"/>
        </w:rPr>
        <w:t>，</w:t>
      </w:r>
      <w:r w:rsidRPr="005B6FB5">
        <w:t>因此静态模型都无法很好地描述</w:t>
      </w:r>
      <w:r w:rsidRPr="005B6FB5">
        <w:rPr>
          <w:rFonts w:hint="eastAsia"/>
        </w:rPr>
        <w:t>复杂的</w:t>
      </w:r>
      <w:r w:rsidRPr="005B6FB5">
        <w:t>经济现象</w:t>
      </w:r>
      <w:r w:rsidRPr="005B6FB5">
        <w:rPr>
          <w:rFonts w:hint="eastAsia"/>
        </w:rPr>
        <w:t>。</w:t>
      </w:r>
      <w:r w:rsidRPr="005B6FB5">
        <w:t>其次,宏观经济充满了各种不确定性。经济本身或行为主体本身都面临着各种内部或外部不确定性冲击,随机模型能很好地对这些不确定性进行建模。最后,宏观经济现象是所有经济行为主体相互联系、共同作用的结果。局部均衡无法描述所有主体动态作用的结果, 因此需要在一般均衡框架下进行分析。DSGE分析框架在研究与实施政策组合方面具有天然的优势</w:t>
      </w:r>
      <w:r w:rsidRPr="005B6FB5">
        <w:rPr>
          <w:rFonts w:hint="eastAsia"/>
        </w:rPr>
        <w:t>，这些组合</w:t>
      </w:r>
      <w:r w:rsidRPr="005B6FB5">
        <w:t>包括货币</w:t>
      </w:r>
      <w:r w:rsidRPr="005B6FB5">
        <w:rPr>
          <w:rFonts w:hint="eastAsia"/>
        </w:rPr>
        <w:t>政策</w:t>
      </w:r>
      <w:r w:rsidRPr="005B6FB5">
        <w:t>、财政政策</w:t>
      </w:r>
      <w:r w:rsidRPr="005B6FB5">
        <w:rPr>
          <w:rFonts w:hint="eastAsia"/>
        </w:rPr>
        <w:t>、审慎政策等</w:t>
      </w:r>
      <w:r w:rsidRPr="005B6FB5">
        <w:t>。</w:t>
      </w:r>
    </w:p>
    <w:p w14:paraId="480F2B01" w14:textId="77777777" w:rsidR="007D0246" w:rsidRPr="005B6FB5" w:rsidRDefault="007D0246" w:rsidP="007D0246">
      <w:pPr>
        <w:ind w:firstLine="480"/>
      </w:pPr>
    </w:p>
    <w:p w14:paraId="61FFFB0A" w14:textId="77777777" w:rsidR="007D0246" w:rsidRPr="00B05D46" w:rsidRDefault="007D0246" w:rsidP="00DB2B3C">
      <w:pPr>
        <w:ind w:firstLine="480"/>
      </w:pPr>
    </w:p>
    <w:p w14:paraId="4A095EA6" w14:textId="6480D38E" w:rsidR="0070654A" w:rsidRPr="005B6FB5" w:rsidRDefault="0070654A" w:rsidP="00DB2B3C">
      <w:pPr>
        <w:ind w:firstLine="480"/>
      </w:pPr>
    </w:p>
    <w:p w14:paraId="3D40D2D7" w14:textId="64086157" w:rsidR="0070654A" w:rsidRPr="005B6FB5" w:rsidRDefault="00080F0B" w:rsidP="00DB2B3C">
      <w:pPr>
        <w:ind w:firstLine="480"/>
      </w:pPr>
      <w:r w:rsidRPr="005B6FB5">
        <w:rPr>
          <w:rFonts w:hint="eastAsia"/>
        </w:rPr>
        <w:t>子</w:t>
      </w:r>
      <w:r w:rsidR="0070654A" w:rsidRPr="005B6FB5">
        <w:rPr>
          <w:rFonts w:hint="eastAsia"/>
        </w:rPr>
        <w:t>研究一：</w:t>
      </w:r>
    </w:p>
    <w:p w14:paraId="3D77DA25" w14:textId="77777777" w:rsidR="00137A54" w:rsidRDefault="00137A54" w:rsidP="00137A54">
      <w:pPr>
        <w:ind w:firstLine="480"/>
      </w:pPr>
      <w:r>
        <w:t>研究目标：构建我国银行业系统性金融风险的测度</w:t>
      </w:r>
    </w:p>
    <w:p w14:paraId="67AA0F91" w14:textId="7E3B479E" w:rsidR="00137A54" w:rsidRPr="005B6FB5" w:rsidRDefault="00137A54" w:rsidP="00137A54">
      <w:pPr>
        <w:ind w:firstLine="480"/>
      </w:pPr>
      <w:r>
        <w:t>研究思路：通过我国国情、现有文献进行分析，提出现有的可能的银行业系统性风险的主要影响因素、选取和构建测度系统性风险影响因素的中介指标，构建测度系统性风险的最终目标，用于测度系统性风险指标。指标部分，拟参考中国银保监会和现有一些文献中常用的监管工具实施的指标。系统性风险最终指标的用途</w:t>
      </w:r>
      <w:r>
        <w:rPr>
          <w:rFonts w:hint="eastAsia"/>
        </w:rPr>
        <w:t>主要是两个：一是</w:t>
      </w:r>
      <w:r>
        <w:t>在后续的形成机制的分析中，用于测度系统性风险在不同成因中的大小；</w:t>
      </w:r>
      <w:r>
        <w:rPr>
          <w:rFonts w:hint="eastAsia"/>
        </w:rPr>
        <w:t>二是</w:t>
      </w:r>
      <w:r>
        <w:t>在后续的分析防范与化解系统性风险中，用于测度系统性风险在面对不同的救助措施时期系统性风险的大小，查看是否有显著下降；</w:t>
      </w:r>
    </w:p>
    <w:p w14:paraId="7F535BF3" w14:textId="77777777" w:rsidR="0070654A" w:rsidRPr="005B6FB5" w:rsidRDefault="0070654A" w:rsidP="00DB2B3C">
      <w:pPr>
        <w:ind w:firstLine="480"/>
      </w:pPr>
    </w:p>
    <w:p w14:paraId="6148521E" w14:textId="37E9933B" w:rsidR="00A4042E" w:rsidRPr="005B6FB5" w:rsidRDefault="00080F0B" w:rsidP="00DB2B3C">
      <w:pPr>
        <w:ind w:firstLine="480"/>
      </w:pPr>
      <w:r w:rsidRPr="005B6FB5">
        <w:rPr>
          <w:rFonts w:hint="eastAsia"/>
        </w:rPr>
        <w:t>子</w:t>
      </w:r>
      <w:r w:rsidR="00A4042E" w:rsidRPr="005B6FB5">
        <w:rPr>
          <w:rFonts w:hint="eastAsia"/>
        </w:rPr>
        <w:t>研究</w:t>
      </w:r>
      <w:r w:rsidR="00137A54">
        <w:rPr>
          <w:rFonts w:hint="eastAsia"/>
        </w:rPr>
        <w:t>二</w:t>
      </w:r>
      <w:r w:rsidR="00A4042E" w:rsidRPr="005B6FB5">
        <w:rPr>
          <w:rFonts w:hint="eastAsia"/>
        </w:rPr>
        <w:t>：</w:t>
      </w:r>
    </w:p>
    <w:p w14:paraId="6C908D75" w14:textId="1AAD0904" w:rsidR="007945EF" w:rsidRPr="005B6FB5" w:rsidRDefault="007945EF" w:rsidP="00DB2B3C">
      <w:pPr>
        <w:ind w:firstLine="480"/>
      </w:pPr>
      <w:r w:rsidRPr="005B6FB5">
        <w:rPr>
          <w:rFonts w:hint="eastAsia"/>
        </w:rPr>
        <w:t>研究</w:t>
      </w:r>
      <w:r w:rsidR="00137A54">
        <w:rPr>
          <w:rFonts w:hint="eastAsia"/>
        </w:rPr>
        <w:t>目标</w:t>
      </w:r>
      <w:r w:rsidRPr="005B6FB5">
        <w:rPr>
          <w:rFonts w:hint="eastAsia"/>
        </w:rPr>
        <w:t>：</w:t>
      </w:r>
      <w:r w:rsidR="00137A54" w:rsidRPr="00137A54">
        <w:rPr>
          <w:rFonts w:hint="eastAsia"/>
        </w:rPr>
        <w:t>分析我国银行业系统性金融风险的主要形成机制</w:t>
      </w:r>
      <w:r w:rsidR="00137A54">
        <w:rPr>
          <w:rFonts w:hint="eastAsia"/>
        </w:rPr>
        <w:t>。</w:t>
      </w:r>
    </w:p>
    <w:p w14:paraId="1D781C43" w14:textId="6FA34B04" w:rsidR="00500790" w:rsidRDefault="007945EF" w:rsidP="00DB2B3C">
      <w:pPr>
        <w:ind w:firstLine="480"/>
        <w:rPr>
          <w:ins w:id="23" w:author="Lin Ethan" w:date="2020-11-22T22:00:00Z"/>
        </w:rPr>
      </w:pPr>
      <w:r w:rsidRPr="005B6FB5">
        <w:rPr>
          <w:rFonts w:hint="eastAsia"/>
        </w:rPr>
        <w:t>研究思路：</w:t>
      </w:r>
      <w:r w:rsidR="00500790" w:rsidRPr="005B6FB5">
        <w:rPr>
          <w:rFonts w:hint="eastAsia"/>
        </w:rPr>
        <w:t>通过我国国情、现有文献进行分析，提出</w:t>
      </w:r>
      <w:r w:rsidR="008F0C16" w:rsidRPr="005B6FB5">
        <w:t>现有的</w:t>
      </w:r>
      <w:r w:rsidR="00B1676D" w:rsidRPr="005B6FB5">
        <w:rPr>
          <w:rFonts w:hint="eastAsia"/>
        </w:rPr>
        <w:t>可能的银行业</w:t>
      </w:r>
      <w:r w:rsidR="008F0C16" w:rsidRPr="005B6FB5">
        <w:t>系统性风险</w:t>
      </w:r>
      <w:r w:rsidR="00B1676D" w:rsidRPr="005B6FB5">
        <w:rPr>
          <w:rFonts w:hint="eastAsia"/>
        </w:rPr>
        <w:t>的</w:t>
      </w:r>
      <w:r w:rsidR="00994BB4" w:rsidRPr="005B6FB5">
        <w:rPr>
          <w:rFonts w:hint="eastAsia"/>
        </w:rPr>
        <w:t>主要</w:t>
      </w:r>
      <w:r w:rsidR="009143E7" w:rsidRPr="005B6FB5">
        <w:rPr>
          <w:rFonts w:hint="eastAsia"/>
        </w:rPr>
        <w:t>影响因素、</w:t>
      </w:r>
      <w:r w:rsidR="00C722B7" w:rsidRPr="005B6FB5">
        <w:rPr>
          <w:rFonts w:hint="eastAsia"/>
        </w:rPr>
        <w:t>选取和</w:t>
      </w:r>
      <w:r w:rsidR="009143E7" w:rsidRPr="005B6FB5">
        <w:rPr>
          <w:rFonts w:hint="eastAsia"/>
        </w:rPr>
        <w:t>构建测度系统性风险影响因素的</w:t>
      </w:r>
      <w:r w:rsidR="00994BB4" w:rsidRPr="005B6FB5">
        <w:rPr>
          <w:rFonts w:hint="eastAsia"/>
        </w:rPr>
        <w:t>中介</w:t>
      </w:r>
      <w:r w:rsidR="009143E7" w:rsidRPr="005B6FB5">
        <w:rPr>
          <w:rFonts w:hint="eastAsia"/>
        </w:rPr>
        <w:t>指标，</w:t>
      </w:r>
      <w:r w:rsidR="00C722B7" w:rsidRPr="005B6FB5">
        <w:rPr>
          <w:rFonts w:hint="eastAsia"/>
        </w:rPr>
        <w:t>构建测度系统性风险的最终目标</w:t>
      </w:r>
      <w:r w:rsidR="00500790" w:rsidRPr="005B6FB5">
        <w:rPr>
          <w:rFonts w:hint="eastAsia"/>
        </w:rPr>
        <w:t>，</w:t>
      </w:r>
      <w:r w:rsidR="00C722B7" w:rsidRPr="005B6FB5">
        <w:rPr>
          <w:rFonts w:hint="eastAsia"/>
        </w:rPr>
        <w:t>用于测度系统性风险指标</w:t>
      </w:r>
      <w:r w:rsidR="00C064EB" w:rsidRPr="005B6FB5">
        <w:rPr>
          <w:rFonts w:hint="eastAsia"/>
        </w:rPr>
        <w:t>，</w:t>
      </w:r>
      <w:r w:rsidR="00C064EB" w:rsidRPr="005B6FB5">
        <w:t>构</w:t>
      </w:r>
      <w:r w:rsidR="00C064EB" w:rsidRPr="005B6FB5">
        <w:rPr>
          <w:rFonts w:hint="eastAsia"/>
        </w:rPr>
        <w:t>筑宏观计量经济模型研究框</w:t>
      </w:r>
      <w:r w:rsidR="00C064EB" w:rsidRPr="005B6FB5">
        <w:t>架</w:t>
      </w:r>
      <w:r w:rsidR="00C064EB" w:rsidRPr="005B6FB5">
        <w:rPr>
          <w:rFonts w:hint="eastAsia"/>
        </w:rPr>
        <w:t>进行分析</w:t>
      </w:r>
      <w:r w:rsidR="008F0C16" w:rsidRPr="005B6FB5">
        <w:rPr>
          <w:rFonts w:hint="eastAsia"/>
        </w:rPr>
        <w:t>。</w:t>
      </w:r>
      <w:r w:rsidR="00B1676D" w:rsidRPr="005B6FB5">
        <w:rPr>
          <w:rFonts w:hint="eastAsia"/>
        </w:rPr>
        <w:t>指标部分，拟参考中国银</w:t>
      </w:r>
      <w:r w:rsidR="00163B4A" w:rsidRPr="005B6FB5">
        <w:rPr>
          <w:rFonts w:hint="eastAsia"/>
        </w:rPr>
        <w:t>保</w:t>
      </w:r>
      <w:r w:rsidR="00B1676D" w:rsidRPr="005B6FB5">
        <w:rPr>
          <w:rFonts w:hint="eastAsia"/>
        </w:rPr>
        <w:t>监会和现有一些文献中常用的监管工具实施的指标。</w:t>
      </w:r>
    </w:p>
    <w:p w14:paraId="6681C8EB" w14:textId="06382A6A" w:rsidR="00137A54" w:rsidRPr="005B6FB5" w:rsidRDefault="00137A54" w:rsidP="00DB2B3C">
      <w:pPr>
        <w:ind w:firstLine="480"/>
      </w:pPr>
      <w:r>
        <w:rPr>
          <w:rFonts w:hint="eastAsia"/>
        </w:rPr>
        <w:t>在对国情的把握中，例如，在分析当前我国银行业系统性风险的主要形成原因方面，我们参考2</w:t>
      </w:r>
      <w:r>
        <w:t>019</w:t>
      </w:r>
      <w:r>
        <w:rPr>
          <w:rFonts w:hint="eastAsia"/>
        </w:rPr>
        <w:t>年人民银行的分析报告。</w:t>
      </w:r>
      <w:r w:rsidRPr="005B6FB5">
        <w:t>2019年上半年，人民银行选取了1171家银行开展压力测试，对其中资产规模在8000亿元以上的30家大中型商业银行开展偿付能力、流动性风险压力测试，对其余1141家银行开展偿付能力敏感性压力测试和流动性风险压力测试。评估银行体系在“极端但可能”冲击下的稳健性状况。测试内容包括</w:t>
      </w:r>
      <w:r w:rsidRPr="005B6FB5">
        <w:rPr>
          <w:rFonts w:hint="eastAsia"/>
        </w:rPr>
        <w:t>：</w:t>
      </w:r>
      <w:r w:rsidRPr="005B6FB5">
        <w:t>偿付能力压力测试</w:t>
      </w:r>
      <w:r w:rsidRPr="005B6FB5">
        <w:rPr>
          <w:rFonts w:hint="eastAsia"/>
        </w:rPr>
        <w:t>，</w:t>
      </w:r>
      <w:r w:rsidRPr="005B6FB5">
        <w:t>考察宏观经济下行、整体及重点领域风险状况恶化对银行资本充足水平的不利影响</w:t>
      </w:r>
      <w:r w:rsidRPr="005B6FB5">
        <w:rPr>
          <w:rFonts w:hint="eastAsia"/>
        </w:rPr>
        <w:t>；</w:t>
      </w:r>
      <w:r w:rsidRPr="005B6FB5">
        <w:t>流动性风险压力测试</w:t>
      </w:r>
      <w:r w:rsidRPr="005B6FB5">
        <w:rPr>
          <w:rFonts w:hint="eastAsia"/>
        </w:rPr>
        <w:t>，</w:t>
      </w:r>
      <w:r w:rsidRPr="005B6FB5">
        <w:t>考察政策因素、宏观经济因素、突发因素等多种流动性风险压力因素对银行各到期期限的现金流缺口的影响。</w:t>
      </w:r>
      <w:r w:rsidRPr="005B6FB5">
        <w:rPr>
          <w:rFonts w:hint="eastAsia"/>
        </w:rPr>
        <w:t>测试结果表明，参与测试银行整体抗冲击能力较强；信用风险是测试银行的主要风险来源；市场风险对测试银行的影响有限；央行认为，银</w:t>
      </w:r>
      <w:r w:rsidRPr="005B6FB5">
        <w:t>行体系流动性风险承压能力需进一步增强。</w:t>
      </w:r>
      <w:r w:rsidRPr="005B6FB5">
        <w:rPr>
          <w:rFonts w:hint="eastAsia"/>
        </w:rPr>
        <w:t>由此可见，</w:t>
      </w:r>
      <w:r>
        <w:rPr>
          <w:rFonts w:hint="eastAsia"/>
        </w:rPr>
        <w:t>我们可以考虑纳入</w:t>
      </w:r>
      <w:r w:rsidRPr="005B6FB5">
        <w:rPr>
          <w:rFonts w:hint="eastAsia"/>
        </w:rPr>
        <w:t>信用风险</w:t>
      </w:r>
      <w:r>
        <w:rPr>
          <w:rFonts w:hint="eastAsia"/>
        </w:rPr>
        <w:t>到</w:t>
      </w:r>
      <w:r w:rsidRPr="005B6FB5">
        <w:rPr>
          <w:rFonts w:hint="eastAsia"/>
        </w:rPr>
        <w:t>当前系统性风险的成因</w:t>
      </w:r>
      <w:r>
        <w:rPr>
          <w:rFonts w:hint="eastAsia"/>
        </w:rPr>
        <w:t>之一</w:t>
      </w:r>
      <w:r w:rsidRPr="005B6FB5">
        <w:rPr>
          <w:rFonts w:hint="eastAsia"/>
        </w:rPr>
        <w:t>。</w:t>
      </w:r>
    </w:p>
    <w:p w14:paraId="07513EC6" w14:textId="3C47CCD4" w:rsidR="00500790" w:rsidRPr="005B6FB5" w:rsidRDefault="00EC57C7" w:rsidP="00DB2B3C">
      <w:pPr>
        <w:ind w:firstLine="480"/>
      </w:pPr>
      <w:r w:rsidRPr="005B6FB5">
        <w:rPr>
          <w:rFonts w:hint="eastAsia"/>
        </w:rPr>
        <w:t>参数估计部分，拟考虑利用部分公开数据</w:t>
      </w:r>
      <w:r w:rsidR="00B712AE" w:rsidRPr="005B6FB5">
        <w:rPr>
          <w:rFonts w:hint="eastAsia"/>
        </w:rPr>
        <w:t>等</w:t>
      </w:r>
      <w:r w:rsidRPr="005B6FB5">
        <w:rPr>
          <w:rFonts w:hint="eastAsia"/>
        </w:rPr>
        <w:t>作为参考</w:t>
      </w:r>
      <w:r w:rsidR="005E2B7F" w:rsidRPr="005B6FB5">
        <w:t>（</w:t>
      </w:r>
      <w:r w:rsidR="005E2B7F" w:rsidRPr="005B6FB5">
        <w:rPr>
          <w:rFonts w:hint="eastAsia"/>
        </w:rPr>
        <w:t>例</w:t>
      </w:r>
      <w:r w:rsidR="005E2B7F" w:rsidRPr="005B6FB5">
        <w:t>如</w:t>
      </w:r>
      <w:r w:rsidR="005E2B7F" w:rsidRPr="005B6FB5">
        <w:rPr>
          <w:rFonts w:hint="eastAsia"/>
        </w:rPr>
        <w:t>我们将寻找国内外一些权威文献的数据、</w:t>
      </w:r>
      <w:r w:rsidR="005E2B7F" w:rsidRPr="005B6FB5">
        <w:t>交易量数据</w:t>
      </w:r>
      <w:r w:rsidR="005E2B7F" w:rsidRPr="005B6FB5">
        <w:rPr>
          <w:rFonts w:hint="eastAsia"/>
        </w:rPr>
        <w:t>可以</w:t>
      </w:r>
      <w:r w:rsidR="005E2B7F" w:rsidRPr="005B6FB5">
        <w:t>考虑</w:t>
      </w:r>
      <w:proofErr w:type="spellStart"/>
      <w:r w:rsidR="00137A54">
        <w:rPr>
          <w:rFonts w:hint="eastAsia"/>
        </w:rPr>
        <w:t>Bank</w:t>
      </w:r>
      <w:r w:rsidR="00137A54">
        <w:t>Scope</w:t>
      </w:r>
      <w:proofErr w:type="spellEnd"/>
      <w:r w:rsidR="00137A54">
        <w:rPr>
          <w:rFonts w:hint="eastAsia"/>
        </w:rPr>
        <w:t>、</w:t>
      </w:r>
      <w:r w:rsidR="005E2B7F" w:rsidRPr="005B6FB5">
        <w:t>国泰君安</w:t>
      </w:r>
      <w:r w:rsidR="005E2B7F" w:rsidRPr="005B6FB5">
        <w:rPr>
          <w:rFonts w:hint="eastAsia"/>
        </w:rPr>
        <w:t>、wind等数据库</w:t>
      </w:r>
      <w:r w:rsidR="005E2B7F" w:rsidRPr="005B6FB5">
        <w:t>、利率数据考虑</w:t>
      </w:r>
      <w:proofErr w:type="spellStart"/>
      <w:r w:rsidR="005E2B7F" w:rsidRPr="005B6FB5">
        <w:t>Shibor</w:t>
      </w:r>
      <w:proofErr w:type="spellEnd"/>
      <w:r w:rsidR="005E2B7F" w:rsidRPr="005B6FB5">
        <w:t>等、</w:t>
      </w:r>
      <w:r w:rsidR="005E2B7F" w:rsidRPr="005B6FB5">
        <w:rPr>
          <w:rFonts w:hint="eastAsia"/>
        </w:rPr>
        <w:t>各</w:t>
      </w:r>
      <w:r w:rsidR="005E2B7F" w:rsidRPr="005B6FB5">
        <w:t>上市银行的详细数据从</w:t>
      </w:r>
      <w:r w:rsidR="005E2B7F" w:rsidRPr="005B6FB5">
        <w:rPr>
          <w:rFonts w:hint="eastAsia"/>
        </w:rPr>
        <w:t>银行的</w:t>
      </w:r>
      <w:r w:rsidR="005E2B7F" w:rsidRPr="005B6FB5">
        <w:t>年报</w:t>
      </w:r>
      <w:r w:rsidR="005E2B7F" w:rsidRPr="005B6FB5">
        <w:rPr>
          <w:rFonts w:hint="eastAsia"/>
        </w:rPr>
        <w:t>中获</w:t>
      </w:r>
      <w:r w:rsidR="005E2B7F" w:rsidRPr="005B6FB5">
        <w:rPr>
          <w:rFonts w:hint="eastAsia"/>
        </w:rPr>
        <w:lastRenderedPageBreak/>
        <w:t>取等等）</w:t>
      </w:r>
      <w:r w:rsidRPr="005B6FB5">
        <w:rPr>
          <w:rFonts w:hint="eastAsia"/>
        </w:rPr>
        <w:t>，对参数进行校准</w:t>
      </w:r>
      <w:r w:rsidR="00C722B7" w:rsidRPr="005B6FB5">
        <w:rPr>
          <w:rFonts w:hint="eastAsia"/>
        </w:rPr>
        <w:t>和估计</w:t>
      </w:r>
      <w:r w:rsidRPr="005B6FB5">
        <w:rPr>
          <w:rFonts w:hint="eastAsia"/>
        </w:rPr>
        <w:t>。</w:t>
      </w:r>
      <w:r w:rsidR="00FD703B" w:rsidRPr="005B6FB5">
        <w:rPr>
          <w:rFonts w:hint="eastAsia"/>
        </w:rPr>
        <w:t>估计方法拟采用</w:t>
      </w:r>
      <w:r w:rsidR="005E2B7F" w:rsidRPr="005B6FB5">
        <w:rPr>
          <w:rFonts w:hint="eastAsia"/>
        </w:rPr>
        <w:t>较为有效的</w:t>
      </w:r>
      <w:r w:rsidR="00FD703B" w:rsidRPr="005B6FB5">
        <w:rPr>
          <w:rFonts w:hint="eastAsia"/>
        </w:rPr>
        <w:t>Bayes</w:t>
      </w:r>
      <w:r w:rsidR="005E2B7F" w:rsidRPr="005B6FB5">
        <w:rPr>
          <w:rFonts w:hint="eastAsia"/>
        </w:rPr>
        <w:t>参数估计</w:t>
      </w:r>
      <w:r w:rsidR="00FD703B" w:rsidRPr="005B6FB5">
        <w:rPr>
          <w:rFonts w:hint="eastAsia"/>
        </w:rPr>
        <w:t>方法</w:t>
      </w:r>
      <w:r w:rsidR="008A77A2" w:rsidRPr="005B6FB5">
        <w:rPr>
          <w:rFonts w:hint="eastAsia"/>
        </w:rPr>
        <w:t>。</w:t>
      </w:r>
    </w:p>
    <w:p w14:paraId="5DB230B4" w14:textId="56A9E37F" w:rsidR="00500790" w:rsidRPr="005B6FB5" w:rsidRDefault="00C722B7" w:rsidP="00DB2B3C">
      <w:pPr>
        <w:ind w:firstLine="480"/>
      </w:pPr>
      <w:r w:rsidRPr="005B6FB5">
        <w:rPr>
          <w:rFonts w:hint="eastAsia"/>
        </w:rPr>
        <w:t>模型构建</w:t>
      </w:r>
      <w:r w:rsidR="00B1676D" w:rsidRPr="005B6FB5">
        <w:rPr>
          <w:rFonts w:hint="eastAsia"/>
        </w:rPr>
        <w:t>和定量分析</w:t>
      </w:r>
      <w:r w:rsidRPr="005B6FB5">
        <w:rPr>
          <w:rFonts w:hint="eastAsia"/>
        </w:rPr>
        <w:t>方面，对宏观经济系统的各部门划分与功能构建。</w:t>
      </w:r>
      <w:r w:rsidR="00891C9A" w:rsidRPr="005B6FB5">
        <w:rPr>
          <w:rFonts w:hint="eastAsia"/>
        </w:rPr>
        <w:t>我们对研究的重点对象，即商业银行部门，更多考虑银行与银行之间的宏观关联性与银行的微观异质性的特点。</w:t>
      </w:r>
      <w:r w:rsidR="0041580F" w:rsidRPr="005B6FB5">
        <w:rPr>
          <w:rFonts w:hint="eastAsia"/>
        </w:rPr>
        <w:t>例如，</w:t>
      </w:r>
      <w:r w:rsidR="00891C9A" w:rsidRPr="005B6FB5">
        <w:rPr>
          <w:rFonts w:hint="eastAsia"/>
        </w:rPr>
        <w:t>按照规模分为大型银行和小型银行；每</w:t>
      </w:r>
      <w:r w:rsidR="00891C9A" w:rsidRPr="005B6FB5">
        <w:t>个</w:t>
      </w:r>
      <w:r w:rsidR="00891C9A" w:rsidRPr="005B6FB5">
        <w:rPr>
          <w:rFonts w:hint="eastAsia"/>
        </w:rPr>
        <w:t>商业</w:t>
      </w:r>
      <w:r w:rsidR="00891C9A" w:rsidRPr="005B6FB5">
        <w:t>银行之间都有</w:t>
      </w:r>
      <w:r w:rsidR="00891C9A" w:rsidRPr="005B6FB5">
        <w:rPr>
          <w:rFonts w:hint="eastAsia"/>
        </w:rPr>
        <w:t>各自</w:t>
      </w:r>
      <w:r w:rsidR="00891C9A" w:rsidRPr="005B6FB5">
        <w:t>最优目标</w:t>
      </w:r>
      <w:r w:rsidR="00891C9A" w:rsidRPr="005B6FB5">
        <w:rPr>
          <w:rFonts w:hint="eastAsia"/>
        </w:rPr>
        <w:t>；</w:t>
      </w:r>
      <w:r w:rsidR="00891C9A" w:rsidRPr="005B6FB5">
        <w:t>商业银行之间存在竞争和合作的行为</w:t>
      </w:r>
      <w:r w:rsidR="00891C9A" w:rsidRPr="005B6FB5">
        <w:rPr>
          <w:rFonts w:hint="eastAsia"/>
        </w:rPr>
        <w:t>等</w:t>
      </w:r>
      <w:r w:rsidR="00500790" w:rsidRPr="005B6FB5">
        <w:rPr>
          <w:rFonts w:hint="eastAsia"/>
        </w:rPr>
        <w:t>。</w:t>
      </w:r>
    </w:p>
    <w:p w14:paraId="23B8508E" w14:textId="5C35162D" w:rsidR="00160EB7" w:rsidRDefault="00160EB7" w:rsidP="00DB2B3C">
      <w:pPr>
        <w:ind w:firstLine="480"/>
      </w:pPr>
      <w:r w:rsidRPr="005B6FB5">
        <w:rPr>
          <w:rFonts w:hint="eastAsia"/>
        </w:rPr>
        <w:t>在分析</w:t>
      </w:r>
      <w:r w:rsidR="000A1CB2" w:rsidRPr="005B6FB5">
        <w:rPr>
          <w:rFonts w:hint="eastAsia"/>
        </w:rPr>
        <w:t>违约造成的</w:t>
      </w:r>
      <w:r w:rsidRPr="005B6FB5">
        <w:rPr>
          <w:rFonts w:hint="eastAsia"/>
        </w:rPr>
        <w:t>因素导致的流动性短缺时，继而造成危机传染的相关影响因素时，考虑构建银行</w:t>
      </w:r>
      <w:r w:rsidR="00B1676D" w:rsidRPr="005B6FB5">
        <w:rPr>
          <w:rFonts w:hint="eastAsia"/>
        </w:rPr>
        <w:t>间市场的</w:t>
      </w:r>
      <w:r w:rsidRPr="005B6FB5">
        <w:rPr>
          <w:rFonts w:hint="eastAsia"/>
        </w:rPr>
        <w:t>风险传染网络模型。通过</w:t>
      </w:r>
      <w:r w:rsidR="000A1CB2" w:rsidRPr="005B6FB5">
        <w:rPr>
          <w:rFonts w:hint="eastAsia"/>
        </w:rPr>
        <w:t>基于银行间网络</w:t>
      </w:r>
      <w:r w:rsidRPr="005B6FB5">
        <w:rPr>
          <w:rFonts w:hint="eastAsia"/>
        </w:rPr>
        <w:t>压力测试</w:t>
      </w:r>
      <w:r w:rsidR="000A1CB2" w:rsidRPr="005B6FB5">
        <w:rPr>
          <w:rFonts w:hint="eastAsia"/>
        </w:rPr>
        <w:t>法</w:t>
      </w:r>
      <w:r w:rsidRPr="005B6FB5">
        <w:rPr>
          <w:rFonts w:hint="eastAsia"/>
        </w:rPr>
        <w:t>，判断</w:t>
      </w:r>
      <w:r w:rsidR="00F719D4" w:rsidRPr="005B6FB5">
        <w:rPr>
          <w:rFonts w:hint="eastAsia"/>
        </w:rPr>
        <w:t>银行间市场的关联性等因素对系统性风险的影响。我们</w:t>
      </w:r>
      <w:r w:rsidR="00CF67C2">
        <w:rPr>
          <w:rFonts w:hint="eastAsia"/>
        </w:rPr>
        <w:t>拟将</w:t>
      </w:r>
      <w:r w:rsidR="00F719D4" w:rsidRPr="005B6FB5">
        <w:rPr>
          <w:rFonts w:hint="eastAsia"/>
        </w:rPr>
        <w:t>基于银行间网络子模型纳入到银行业风险传染子模型的银</w:t>
      </w:r>
      <w:r w:rsidR="00F719D4" w:rsidRPr="005B6FB5">
        <w:t>行系统性风险</w:t>
      </w:r>
      <w:r w:rsidR="00F719D4" w:rsidRPr="005B6FB5">
        <w:rPr>
          <w:rFonts w:hint="eastAsia"/>
        </w:rPr>
        <w:t>的宏观计量经济主模型框架</w:t>
      </w:r>
      <w:r w:rsidR="00B1676D" w:rsidRPr="005B6FB5">
        <w:rPr>
          <w:rFonts w:hint="eastAsia"/>
        </w:rPr>
        <w:t>，即DSGE模型中</w:t>
      </w:r>
      <w:r w:rsidR="00F719D4" w:rsidRPr="005B6FB5">
        <w:rPr>
          <w:rFonts w:hint="eastAsia"/>
        </w:rPr>
        <w:t>，通过经济系统中的冲击因素</w:t>
      </w:r>
      <w:r w:rsidR="00B813D2" w:rsidRPr="005B6FB5">
        <w:rPr>
          <w:rFonts w:hint="eastAsia"/>
        </w:rPr>
        <w:t>的变化</w:t>
      </w:r>
      <w:r w:rsidR="00F719D4" w:rsidRPr="005B6FB5">
        <w:rPr>
          <w:rFonts w:hint="eastAsia"/>
        </w:rPr>
        <w:t>，对银行体系做</w:t>
      </w:r>
      <w:r w:rsidR="00B1676D" w:rsidRPr="005B6FB5">
        <w:rPr>
          <w:rFonts w:hint="eastAsia"/>
        </w:rPr>
        <w:t>冲击</w:t>
      </w:r>
      <w:r w:rsidR="00F719D4" w:rsidRPr="005B6FB5">
        <w:rPr>
          <w:rFonts w:hint="eastAsia"/>
        </w:rPr>
        <w:t>响应分析，从而得到相应的结果，</w:t>
      </w:r>
      <w:r w:rsidR="00B813D2" w:rsidRPr="005B6FB5">
        <w:rPr>
          <w:rFonts w:hint="eastAsia"/>
        </w:rPr>
        <w:t>进而计算系统性风险的最终指标，判断各影响因素对于系统性风险的影响大小，从而判断我国银行系统性风险的主要成因。</w:t>
      </w:r>
      <w:r w:rsidR="00B1676D" w:rsidRPr="005B6FB5">
        <w:rPr>
          <w:rFonts w:hint="eastAsia"/>
        </w:rPr>
        <w:t>此外，我们可能会考虑使用SVAR等计量方法对上述的模型的判断结果进行评价。</w:t>
      </w:r>
    </w:p>
    <w:p w14:paraId="2E5857FA" w14:textId="77777777" w:rsidR="009E0755" w:rsidRPr="005B6FB5" w:rsidRDefault="009E0755" w:rsidP="00DB2B3C">
      <w:pPr>
        <w:ind w:firstLine="480"/>
      </w:pPr>
    </w:p>
    <w:bookmarkEnd w:id="17"/>
    <w:bookmarkEnd w:id="18"/>
    <w:p w14:paraId="619095E5" w14:textId="2076BBE7" w:rsidR="0089202D" w:rsidRDefault="00080F0B" w:rsidP="00DB2B3C">
      <w:pPr>
        <w:ind w:firstLine="480"/>
      </w:pPr>
      <w:r w:rsidRPr="005B6FB5">
        <w:rPr>
          <w:rFonts w:hint="eastAsia"/>
        </w:rPr>
        <w:t>子</w:t>
      </w:r>
      <w:r w:rsidR="00A429A3" w:rsidRPr="005B6FB5">
        <w:rPr>
          <w:rFonts w:hint="eastAsia"/>
        </w:rPr>
        <w:t>研究</w:t>
      </w:r>
      <w:r w:rsidR="0070654A" w:rsidRPr="005B6FB5">
        <w:rPr>
          <w:rFonts w:hint="eastAsia"/>
        </w:rPr>
        <w:t>三</w:t>
      </w:r>
      <w:r w:rsidR="00A429A3" w:rsidRPr="005B6FB5">
        <w:rPr>
          <w:rFonts w:hint="eastAsia"/>
        </w:rPr>
        <w:t>：</w:t>
      </w:r>
    </w:p>
    <w:p w14:paraId="06134485" w14:textId="5A3ECC4E" w:rsidR="00137A54" w:rsidRPr="005B6FB5" w:rsidRDefault="00137A54" w:rsidP="00DB2B3C">
      <w:pPr>
        <w:ind w:firstLine="480"/>
      </w:pPr>
      <w:r w:rsidRPr="00137A54">
        <w:rPr>
          <w:rFonts w:hint="eastAsia"/>
        </w:rPr>
        <w:t>研究前提：已经分析出系统性风险的主要成因；</w:t>
      </w:r>
    </w:p>
    <w:p w14:paraId="705C5D30" w14:textId="77777777" w:rsidR="00137A54" w:rsidRPr="00137A54" w:rsidRDefault="00137A54" w:rsidP="00137A54">
      <w:pPr>
        <w:ind w:firstLine="480"/>
      </w:pPr>
      <w:r w:rsidRPr="00137A54">
        <w:rPr>
          <w:rFonts w:hint="eastAsia"/>
        </w:rPr>
        <w:t>研究目标：针对系统性风险的主要成因，分析在不同的成因与影响因素的状态下，在遭受相应的冲击时，监管当局应该如何决策，采取适当的政策工具或者政策工具组合，作为最优救助策略？</w:t>
      </w:r>
    </w:p>
    <w:p w14:paraId="0CCBDCF9" w14:textId="307DB6B8" w:rsidR="00134EB4" w:rsidRPr="005B6FB5" w:rsidRDefault="00AC1E31" w:rsidP="00DB2B3C">
      <w:pPr>
        <w:ind w:firstLine="480"/>
      </w:pPr>
      <w:r w:rsidRPr="005B6FB5">
        <w:rPr>
          <w:rFonts w:hint="eastAsia"/>
        </w:rPr>
        <w:t>研究思路：</w:t>
      </w:r>
      <w:r w:rsidR="008A77A2" w:rsidRPr="005B6FB5">
        <w:rPr>
          <w:rFonts w:hint="eastAsia"/>
        </w:rPr>
        <w:t>介绍</w:t>
      </w:r>
      <w:r w:rsidRPr="005B6FB5">
        <w:t>现有的</w:t>
      </w:r>
      <w:r w:rsidRPr="005B6FB5">
        <w:rPr>
          <w:rFonts w:hint="eastAsia"/>
        </w:rPr>
        <w:t>应对</w:t>
      </w:r>
      <w:r w:rsidRPr="005B6FB5">
        <w:t>系统性风险</w:t>
      </w:r>
      <w:r w:rsidR="007307A4" w:rsidRPr="005B6FB5">
        <w:rPr>
          <w:rFonts w:hint="eastAsia"/>
        </w:rPr>
        <w:t>的</w:t>
      </w:r>
      <w:r w:rsidR="008A77A2" w:rsidRPr="005B6FB5">
        <w:rPr>
          <w:rFonts w:hint="eastAsia"/>
        </w:rPr>
        <w:t>主要的</w:t>
      </w:r>
      <w:r w:rsidR="00136701" w:rsidRPr="005B6FB5">
        <w:rPr>
          <w:rFonts w:hint="eastAsia"/>
        </w:rPr>
        <w:t>救助策略</w:t>
      </w:r>
      <w:r w:rsidR="008A77A2" w:rsidRPr="005B6FB5">
        <w:rPr>
          <w:rFonts w:hint="eastAsia"/>
        </w:rPr>
        <w:t>，并将其纳入</w:t>
      </w:r>
      <w:r w:rsidR="004411AA" w:rsidRPr="005B6FB5">
        <w:rPr>
          <w:rFonts w:hint="eastAsia"/>
        </w:rPr>
        <w:t>待分析的</w:t>
      </w:r>
      <w:r w:rsidR="00946CB5" w:rsidRPr="005B6FB5">
        <w:rPr>
          <w:rFonts w:hint="eastAsia"/>
        </w:rPr>
        <w:t>系统性风险的救助策略</w:t>
      </w:r>
      <w:r w:rsidR="00D531D5" w:rsidRPr="005B6FB5">
        <w:rPr>
          <w:rFonts w:hint="eastAsia"/>
        </w:rPr>
        <w:t>。</w:t>
      </w:r>
      <w:r w:rsidR="00606B23" w:rsidRPr="005B6FB5">
        <w:rPr>
          <w:rFonts w:hint="eastAsia"/>
        </w:rPr>
        <w:t>实验的目标是得到在不同的风险因素下、</w:t>
      </w:r>
      <w:r w:rsidR="00F719D4" w:rsidRPr="005B6FB5">
        <w:rPr>
          <w:rFonts w:hint="eastAsia"/>
        </w:rPr>
        <w:t>在</w:t>
      </w:r>
      <w:r w:rsidR="00606B23" w:rsidRPr="005B6FB5">
        <w:rPr>
          <w:rFonts w:hint="eastAsia"/>
        </w:rPr>
        <w:t>不同的冲击</w:t>
      </w:r>
      <w:r w:rsidR="00B1676D" w:rsidRPr="005B6FB5">
        <w:rPr>
          <w:rFonts w:hint="eastAsia"/>
        </w:rPr>
        <w:t>影响</w:t>
      </w:r>
      <w:r w:rsidR="00606B23" w:rsidRPr="005B6FB5">
        <w:rPr>
          <w:rFonts w:hint="eastAsia"/>
        </w:rPr>
        <w:t>下</w:t>
      </w:r>
      <w:r w:rsidR="00F719D4" w:rsidRPr="005B6FB5">
        <w:rPr>
          <w:rFonts w:hint="eastAsia"/>
        </w:rPr>
        <w:t>，</w:t>
      </w:r>
      <w:r w:rsidR="00B1676D" w:rsidRPr="005B6FB5">
        <w:rPr>
          <w:rFonts w:hint="eastAsia"/>
        </w:rPr>
        <w:t>哪些政策工具的单独使用和组合运用可以对不同情形下得到相对最好的效果。以上分析</w:t>
      </w:r>
      <w:r w:rsidR="000871BB" w:rsidRPr="005B6FB5">
        <w:rPr>
          <w:rFonts w:hint="eastAsia"/>
        </w:rPr>
        <w:t>旨在</w:t>
      </w:r>
      <w:r w:rsidR="00B1676D" w:rsidRPr="005B6FB5">
        <w:rPr>
          <w:rFonts w:hint="eastAsia"/>
        </w:rPr>
        <w:t>获得</w:t>
      </w:r>
      <w:r w:rsidR="000871BB" w:rsidRPr="005B6FB5">
        <w:rPr>
          <w:rFonts w:hint="eastAsia"/>
        </w:rPr>
        <w:t>最小化系统性风险的最优救助策略，并提出实现该策略的政策建议</w:t>
      </w:r>
      <w:r w:rsidR="00B1676D" w:rsidRPr="005B6FB5">
        <w:rPr>
          <w:rFonts w:hint="eastAsia"/>
        </w:rPr>
        <w:t>，</w:t>
      </w:r>
      <w:r w:rsidR="00606B23" w:rsidRPr="005B6FB5">
        <w:rPr>
          <w:rFonts w:hint="eastAsia"/>
        </w:rPr>
        <w:t>为银行业系统性风险的防范与化解提供</w:t>
      </w:r>
      <w:r w:rsidR="00B1676D" w:rsidRPr="005B6FB5">
        <w:rPr>
          <w:rFonts w:hint="eastAsia"/>
        </w:rPr>
        <w:t>在所研究对象和范围内的</w:t>
      </w:r>
      <w:r w:rsidR="00606B23" w:rsidRPr="005B6FB5">
        <w:rPr>
          <w:rFonts w:hint="eastAsia"/>
        </w:rPr>
        <w:t>较为全面</w:t>
      </w:r>
      <w:r w:rsidR="00B1676D" w:rsidRPr="005B6FB5">
        <w:rPr>
          <w:rFonts w:hint="eastAsia"/>
        </w:rPr>
        <w:t>和</w:t>
      </w:r>
      <w:r w:rsidR="00606B23" w:rsidRPr="005B6FB5">
        <w:rPr>
          <w:rFonts w:hint="eastAsia"/>
        </w:rPr>
        <w:t>合理的</w:t>
      </w:r>
      <w:r w:rsidR="00B1676D" w:rsidRPr="005B6FB5">
        <w:rPr>
          <w:rFonts w:hint="eastAsia"/>
        </w:rPr>
        <w:t>贡献</w:t>
      </w:r>
      <w:r w:rsidR="00606B23" w:rsidRPr="005B6FB5">
        <w:rPr>
          <w:rFonts w:hint="eastAsia"/>
        </w:rPr>
        <w:t>。</w:t>
      </w:r>
    </w:p>
    <w:p w14:paraId="05F0E4E4" w14:textId="12CAE550" w:rsidR="008A77A2" w:rsidRPr="005B6FB5" w:rsidRDefault="008A77A2" w:rsidP="00DB2B3C">
      <w:pPr>
        <w:ind w:firstLine="480"/>
      </w:pPr>
      <w:r w:rsidRPr="005B6FB5">
        <w:rPr>
          <w:rFonts w:hint="eastAsia"/>
        </w:rPr>
        <w:t>参数估计部分，拟考虑利用部分公开数据等作为参考，对参数进行校准和估计。估计方法拟采用Bayes方法。</w:t>
      </w:r>
    </w:p>
    <w:p w14:paraId="4F82B039" w14:textId="77777777" w:rsidR="008A77A2" w:rsidRPr="005B6FB5" w:rsidRDefault="008A77A2" w:rsidP="00DB2B3C">
      <w:pPr>
        <w:ind w:firstLine="480"/>
      </w:pPr>
    </w:p>
    <w:p w14:paraId="4839394C" w14:textId="77777777" w:rsidR="00A429A3" w:rsidRPr="005B6FB5" w:rsidRDefault="00A429A3" w:rsidP="00DB2B3C">
      <w:pPr>
        <w:ind w:firstLine="480"/>
      </w:pPr>
    </w:p>
    <w:bookmarkEnd w:id="19"/>
    <w:bookmarkEnd w:id="20"/>
    <w:p w14:paraId="48CDFF1E" w14:textId="77777777" w:rsidR="00F431FE" w:rsidRPr="005B6FB5" w:rsidRDefault="00F431FE" w:rsidP="00DB2B3C">
      <w:pPr>
        <w:ind w:firstLine="480"/>
      </w:pPr>
    </w:p>
    <w:p w14:paraId="55F7EDA1" w14:textId="4A7889D1" w:rsidR="000C13A4" w:rsidRDefault="000C13A4" w:rsidP="009D269A">
      <w:pPr>
        <w:pStyle w:val="Heading4"/>
        <w:ind w:firstLine="560"/>
      </w:pPr>
      <w:r w:rsidRPr="009D269A">
        <w:rPr>
          <w:rFonts w:hint="eastAsia"/>
        </w:rPr>
        <w:lastRenderedPageBreak/>
        <w:t>本选题的创新</w:t>
      </w:r>
      <w:r w:rsidRPr="00C63D43">
        <w:rPr>
          <w:rFonts w:hint="eastAsia"/>
          <w:color w:val="4472C4" w:themeColor="accent1"/>
        </w:rPr>
        <w:t>：</w:t>
      </w:r>
    </w:p>
    <w:p w14:paraId="713AEE1B" w14:textId="77777777" w:rsidR="0054595D" w:rsidRDefault="0054595D" w:rsidP="00DB2B3C">
      <w:pPr>
        <w:pStyle w:val="ListParagraph"/>
        <w:ind w:firstLine="480"/>
      </w:pPr>
    </w:p>
    <w:p w14:paraId="0050C94F" w14:textId="77777777" w:rsidR="00994BB4" w:rsidRPr="005B6FB5" w:rsidRDefault="000C13A4" w:rsidP="00DB2B3C">
      <w:pPr>
        <w:ind w:firstLine="480"/>
      </w:pPr>
      <w:r w:rsidRPr="005B6FB5">
        <w:rPr>
          <w:rFonts w:hint="eastAsia"/>
        </w:rPr>
        <w:t>本选题主要考虑</w:t>
      </w:r>
      <w:r w:rsidR="00994BB4" w:rsidRPr="005B6FB5">
        <w:rPr>
          <w:rFonts w:hint="eastAsia"/>
        </w:rPr>
        <w:t>以下创新：</w:t>
      </w:r>
    </w:p>
    <w:p w14:paraId="4B4292DB" w14:textId="77777777" w:rsidR="004F60E6" w:rsidRDefault="004F60E6" w:rsidP="004F60E6">
      <w:pPr>
        <w:pStyle w:val="ListParagraph"/>
        <w:numPr>
          <w:ilvl w:val="0"/>
          <w:numId w:val="34"/>
        </w:numPr>
        <w:ind w:firstLineChars="0"/>
      </w:pPr>
      <w:r>
        <w:rPr>
          <w:rFonts w:hint="eastAsia"/>
        </w:rPr>
        <w:t>现有文献大多对于银行业的细分程度不够。我们将对银行业从职能上（如商业银行、城商行、农信社的职能等）、规模上（四大国有银行、其余上市银行、小银行）进行细分；</w:t>
      </w:r>
    </w:p>
    <w:p w14:paraId="566C80F3" w14:textId="77777777" w:rsidR="004F60E6" w:rsidRDefault="004F60E6" w:rsidP="004F60E6">
      <w:pPr>
        <w:pStyle w:val="ListParagraph"/>
        <w:numPr>
          <w:ilvl w:val="0"/>
          <w:numId w:val="34"/>
        </w:numPr>
        <w:ind w:firstLineChars="0"/>
      </w:pPr>
      <w:r>
        <w:rPr>
          <w:rFonts w:hint="eastAsia"/>
        </w:rPr>
        <w:t>在现有的DSGE框架的基础上，引入银行间市场和中央银行，引入银行间市场传染模型，构建一个复合的模型。可以综合考虑银行间的关联性在系统性风险成因的作用。</w:t>
      </w:r>
    </w:p>
    <w:p w14:paraId="1B9BBEB9" w14:textId="77777777" w:rsidR="004F60E6" w:rsidRDefault="004F60E6" w:rsidP="004F60E6">
      <w:pPr>
        <w:pStyle w:val="ListParagraph"/>
        <w:numPr>
          <w:ilvl w:val="0"/>
          <w:numId w:val="34"/>
        </w:numPr>
        <w:ind w:firstLineChars="0"/>
      </w:pPr>
      <w:r>
        <w:rPr>
          <w:rFonts w:hint="eastAsia"/>
        </w:rPr>
        <w:t>可以同时分析多种政策工具对系统性风险的效果影响，使得分析更为全面而不至于陷入局部；</w:t>
      </w:r>
    </w:p>
    <w:p w14:paraId="53FB1005" w14:textId="77777777" w:rsidR="000C13A4" w:rsidRPr="005B6FB5" w:rsidRDefault="000C13A4" w:rsidP="00DB2B3C">
      <w:pPr>
        <w:ind w:firstLine="480"/>
      </w:pPr>
    </w:p>
    <w:p w14:paraId="45720701" w14:textId="42837A1E" w:rsidR="000C13A4" w:rsidRPr="005B6FB5" w:rsidRDefault="000C13A4" w:rsidP="00DB2B3C">
      <w:pPr>
        <w:ind w:firstLine="480"/>
      </w:pPr>
    </w:p>
    <w:p w14:paraId="48F0B90C" w14:textId="77777777" w:rsidR="000C13A4" w:rsidRPr="005B6FB5" w:rsidRDefault="000C13A4" w:rsidP="00DB2B3C">
      <w:pPr>
        <w:ind w:firstLine="480"/>
      </w:pPr>
    </w:p>
    <w:p w14:paraId="753AF3DC" w14:textId="0D4C000E" w:rsidR="000C13A4" w:rsidRDefault="000C13A4" w:rsidP="009D269A">
      <w:pPr>
        <w:pStyle w:val="Heading4"/>
        <w:ind w:firstLine="560"/>
      </w:pPr>
      <w:r>
        <w:rPr>
          <w:rFonts w:hint="eastAsia"/>
        </w:rPr>
        <w:t>论文目录</w:t>
      </w:r>
    </w:p>
    <w:p w14:paraId="0482ED50" w14:textId="48DA14A6" w:rsidR="00295CB4" w:rsidRPr="005B6FB5" w:rsidRDefault="00295CB4" w:rsidP="00DB2B3C">
      <w:pPr>
        <w:ind w:firstLine="480"/>
      </w:pPr>
      <w:bookmarkStart w:id="24" w:name="OLE_LINK19"/>
      <w:bookmarkStart w:id="25" w:name="OLE_LINK20"/>
    </w:p>
    <w:p w14:paraId="71570A21" w14:textId="77777777" w:rsidR="009060E3" w:rsidRPr="005B6FB5" w:rsidRDefault="009060E3" w:rsidP="00DB2B3C">
      <w:pPr>
        <w:ind w:firstLine="480"/>
      </w:pPr>
    </w:p>
    <w:p w14:paraId="225517F2" w14:textId="6C38B92F" w:rsidR="00295CB4" w:rsidRDefault="00295CB4" w:rsidP="00DB2B3C">
      <w:pPr>
        <w:pStyle w:val="ListParagraph"/>
        <w:ind w:firstLine="480"/>
      </w:pPr>
      <w:r>
        <w:rPr>
          <w:rFonts w:hint="eastAsia"/>
        </w:rPr>
        <w:t>摘要</w:t>
      </w:r>
    </w:p>
    <w:p w14:paraId="4B77C902" w14:textId="3CFBE815" w:rsidR="009060E3" w:rsidRDefault="009060E3" w:rsidP="00DB2B3C">
      <w:pPr>
        <w:pStyle w:val="ListParagraph"/>
        <w:ind w:firstLine="480"/>
      </w:pPr>
    </w:p>
    <w:p w14:paraId="544B0DEC" w14:textId="77777777" w:rsidR="00654D20" w:rsidRDefault="00654D20" w:rsidP="00F15043">
      <w:pPr>
        <w:pStyle w:val="ListParagraph"/>
        <w:numPr>
          <w:ilvl w:val="0"/>
          <w:numId w:val="40"/>
        </w:numPr>
        <w:ind w:firstLineChars="0"/>
      </w:pPr>
      <w:r>
        <w:t>导论</w:t>
      </w:r>
    </w:p>
    <w:p w14:paraId="6EC68A3D" w14:textId="43AF61BB" w:rsidR="00253469" w:rsidRDefault="00253469" w:rsidP="00F15043">
      <w:pPr>
        <w:pStyle w:val="ListParagraph"/>
        <w:numPr>
          <w:ilvl w:val="1"/>
          <w:numId w:val="40"/>
        </w:numPr>
        <w:ind w:firstLineChars="0"/>
      </w:pPr>
      <w:r>
        <w:t>研究背景及意义</w:t>
      </w:r>
    </w:p>
    <w:p w14:paraId="51B243F7" w14:textId="3D718A5B" w:rsidR="00253469" w:rsidRDefault="00253469" w:rsidP="00F15043">
      <w:pPr>
        <w:pStyle w:val="ListParagraph"/>
        <w:numPr>
          <w:ilvl w:val="2"/>
          <w:numId w:val="40"/>
        </w:numPr>
        <w:ind w:firstLineChars="0"/>
      </w:pPr>
      <w:r>
        <w:t>研究背景</w:t>
      </w:r>
    </w:p>
    <w:p w14:paraId="20591844" w14:textId="66832EA7" w:rsidR="00253469" w:rsidRDefault="00253469" w:rsidP="00F15043">
      <w:pPr>
        <w:pStyle w:val="ListParagraph"/>
        <w:numPr>
          <w:ilvl w:val="2"/>
          <w:numId w:val="40"/>
        </w:numPr>
        <w:ind w:firstLineChars="0"/>
      </w:pPr>
      <w:r>
        <w:t>研究意义</w:t>
      </w:r>
    </w:p>
    <w:p w14:paraId="4413EDA5" w14:textId="1576AF9A" w:rsidR="0029012D" w:rsidRDefault="00624420" w:rsidP="0029012D">
      <w:pPr>
        <w:pStyle w:val="ListParagraph"/>
        <w:numPr>
          <w:ilvl w:val="1"/>
          <w:numId w:val="40"/>
        </w:numPr>
        <w:ind w:firstLineChars="0"/>
      </w:pPr>
      <w:r>
        <w:rPr>
          <w:rFonts w:hint="eastAsia"/>
        </w:rPr>
        <w:t>国内外研究综述</w:t>
      </w:r>
    </w:p>
    <w:p w14:paraId="73103D13" w14:textId="77777777" w:rsidR="00624420" w:rsidRDefault="00624420" w:rsidP="00624420">
      <w:pPr>
        <w:pStyle w:val="ListParagraph"/>
        <w:numPr>
          <w:ilvl w:val="2"/>
          <w:numId w:val="40"/>
        </w:numPr>
        <w:ind w:firstLineChars="0"/>
      </w:pPr>
      <w:r>
        <w:t>银行系统性风险测度</w:t>
      </w:r>
      <w:r>
        <w:rPr>
          <w:rFonts w:hint="eastAsia"/>
        </w:rPr>
        <w:t>相关</w:t>
      </w:r>
      <w:r>
        <w:t>的研究</w:t>
      </w:r>
    </w:p>
    <w:p w14:paraId="4B90A19E" w14:textId="077D2B38" w:rsidR="0029012D" w:rsidRDefault="0029012D" w:rsidP="0029012D">
      <w:pPr>
        <w:pStyle w:val="ListParagraph"/>
        <w:numPr>
          <w:ilvl w:val="2"/>
          <w:numId w:val="40"/>
        </w:numPr>
        <w:ind w:firstLineChars="0"/>
      </w:pPr>
      <w:r>
        <w:t>银行系统性风险的</w:t>
      </w:r>
      <w:r w:rsidR="00624420">
        <w:rPr>
          <w:rFonts w:hint="eastAsia"/>
        </w:rPr>
        <w:t>形成机制相关</w:t>
      </w:r>
      <w:r>
        <w:t>的研究</w:t>
      </w:r>
    </w:p>
    <w:p w14:paraId="68587BFF" w14:textId="77777777" w:rsidR="0029012D" w:rsidRDefault="0029012D" w:rsidP="0029012D">
      <w:pPr>
        <w:pStyle w:val="ListParagraph"/>
        <w:numPr>
          <w:ilvl w:val="2"/>
          <w:numId w:val="40"/>
        </w:numPr>
        <w:ind w:firstLineChars="0"/>
      </w:pPr>
      <w:r>
        <w:t>银行系统性风险的传染机制与路径研究</w:t>
      </w:r>
    </w:p>
    <w:p w14:paraId="2599D91A" w14:textId="77777777" w:rsidR="0029012D" w:rsidRDefault="0029012D" w:rsidP="0029012D">
      <w:pPr>
        <w:pStyle w:val="ListParagraph"/>
        <w:numPr>
          <w:ilvl w:val="2"/>
          <w:numId w:val="40"/>
        </w:numPr>
        <w:ind w:firstLineChars="0"/>
      </w:pPr>
      <w:r>
        <w:t>银行系统性风险的防范与救助的研究</w:t>
      </w:r>
    </w:p>
    <w:p w14:paraId="0F86B55F" w14:textId="5A15D7DA" w:rsidR="00253469" w:rsidRDefault="00253469" w:rsidP="00F15043">
      <w:pPr>
        <w:pStyle w:val="ListParagraph"/>
        <w:numPr>
          <w:ilvl w:val="1"/>
          <w:numId w:val="40"/>
        </w:numPr>
        <w:ind w:firstLineChars="0"/>
      </w:pPr>
      <w:r>
        <w:t>研究</w:t>
      </w:r>
      <w:r w:rsidR="00624420">
        <w:rPr>
          <w:rFonts w:hint="eastAsia"/>
        </w:rPr>
        <w:t>内容和</w:t>
      </w:r>
      <w:r>
        <w:t>方法</w:t>
      </w:r>
    </w:p>
    <w:p w14:paraId="3DE8A885" w14:textId="3511DEAA" w:rsidR="00253469" w:rsidRDefault="00253469" w:rsidP="00F15043">
      <w:pPr>
        <w:pStyle w:val="ListParagraph"/>
        <w:numPr>
          <w:ilvl w:val="2"/>
          <w:numId w:val="40"/>
        </w:numPr>
        <w:ind w:firstLineChars="0"/>
      </w:pPr>
      <w:r>
        <w:t>研究</w:t>
      </w:r>
      <w:r w:rsidR="00C77146">
        <w:rPr>
          <w:rFonts w:hint="eastAsia"/>
        </w:rPr>
        <w:t>内容</w:t>
      </w:r>
    </w:p>
    <w:p w14:paraId="2195DA33" w14:textId="339E0C1C" w:rsidR="00253469" w:rsidRDefault="00253469" w:rsidP="00F15043">
      <w:pPr>
        <w:pStyle w:val="ListParagraph"/>
        <w:numPr>
          <w:ilvl w:val="2"/>
          <w:numId w:val="40"/>
        </w:numPr>
        <w:ind w:firstLineChars="0"/>
      </w:pPr>
      <w:r>
        <w:t>研究方法</w:t>
      </w:r>
    </w:p>
    <w:p w14:paraId="0CE08EE0" w14:textId="0997E1EC" w:rsidR="00253469" w:rsidRDefault="00253469" w:rsidP="00F15043">
      <w:pPr>
        <w:pStyle w:val="ListParagraph"/>
        <w:numPr>
          <w:ilvl w:val="1"/>
          <w:numId w:val="40"/>
        </w:numPr>
        <w:ind w:firstLineChars="0"/>
      </w:pPr>
      <w:r>
        <w:lastRenderedPageBreak/>
        <w:t>研究</w:t>
      </w:r>
      <w:r w:rsidR="00624420">
        <w:rPr>
          <w:rFonts w:hint="eastAsia"/>
        </w:rPr>
        <w:t>创新和不足</w:t>
      </w:r>
    </w:p>
    <w:p w14:paraId="1DD5F1A2" w14:textId="0464D0AF" w:rsidR="00253469" w:rsidRDefault="00253469" w:rsidP="00F15043">
      <w:pPr>
        <w:pStyle w:val="ListParagraph"/>
        <w:numPr>
          <w:ilvl w:val="2"/>
          <w:numId w:val="40"/>
        </w:numPr>
        <w:ind w:firstLineChars="0"/>
      </w:pPr>
      <w:r>
        <w:t>论文的</w:t>
      </w:r>
      <w:r w:rsidR="00C77146">
        <w:rPr>
          <w:rFonts w:hint="eastAsia"/>
        </w:rPr>
        <w:t>创新</w:t>
      </w:r>
    </w:p>
    <w:p w14:paraId="33A3878E" w14:textId="29BC0FE3" w:rsidR="00253469" w:rsidRDefault="00C77146" w:rsidP="00F15043">
      <w:pPr>
        <w:pStyle w:val="ListParagraph"/>
        <w:numPr>
          <w:ilvl w:val="2"/>
          <w:numId w:val="40"/>
        </w:numPr>
        <w:ind w:firstLineChars="0"/>
      </w:pPr>
      <w:r>
        <w:rPr>
          <w:rFonts w:hint="eastAsia"/>
        </w:rPr>
        <w:t>研究不足</w:t>
      </w:r>
    </w:p>
    <w:p w14:paraId="38120EC9" w14:textId="44E84852" w:rsidR="004C153D" w:rsidRDefault="004C153D" w:rsidP="00F15043">
      <w:pPr>
        <w:pStyle w:val="ListParagraph"/>
        <w:numPr>
          <w:ilvl w:val="1"/>
          <w:numId w:val="40"/>
        </w:numPr>
        <w:ind w:firstLineChars="0"/>
      </w:pPr>
      <w:bookmarkStart w:id="26" w:name="OLE_LINK21"/>
      <w:bookmarkStart w:id="27" w:name="OLE_LINK22"/>
      <w:r>
        <w:rPr>
          <w:rFonts w:hint="eastAsia"/>
        </w:rPr>
        <w:t>本章小结</w:t>
      </w:r>
    </w:p>
    <w:p w14:paraId="1E2B5AC4" w14:textId="77777777" w:rsidR="0077306F" w:rsidRDefault="0077306F" w:rsidP="00DB2B3C">
      <w:pPr>
        <w:pStyle w:val="ListParagraph"/>
        <w:ind w:firstLine="480"/>
      </w:pPr>
    </w:p>
    <w:bookmarkEnd w:id="26"/>
    <w:bookmarkEnd w:id="27"/>
    <w:p w14:paraId="239412CD" w14:textId="7D4A5D64" w:rsidR="00253469" w:rsidRDefault="0029012D" w:rsidP="00F15043">
      <w:pPr>
        <w:pStyle w:val="ListParagraph"/>
        <w:numPr>
          <w:ilvl w:val="0"/>
          <w:numId w:val="40"/>
        </w:numPr>
        <w:ind w:firstLineChars="0"/>
      </w:pPr>
      <w:r>
        <w:rPr>
          <w:rFonts w:hint="eastAsia"/>
        </w:rPr>
        <w:t>系统性风险相关理论基础</w:t>
      </w:r>
    </w:p>
    <w:p w14:paraId="1E21953D" w14:textId="77777777" w:rsidR="00E11964" w:rsidRDefault="00E11964" w:rsidP="00E11964">
      <w:pPr>
        <w:pStyle w:val="ListParagraph"/>
        <w:numPr>
          <w:ilvl w:val="1"/>
          <w:numId w:val="40"/>
        </w:numPr>
        <w:ind w:firstLineChars="0"/>
      </w:pPr>
      <w:r>
        <w:t>相关概念的界定</w:t>
      </w:r>
    </w:p>
    <w:p w14:paraId="0967170F" w14:textId="2C5A0207" w:rsidR="00E11964" w:rsidRDefault="00E11964" w:rsidP="00E11964">
      <w:pPr>
        <w:pStyle w:val="ListParagraph"/>
        <w:numPr>
          <w:ilvl w:val="2"/>
          <w:numId w:val="40"/>
        </w:numPr>
        <w:ind w:firstLineChars="0"/>
      </w:pPr>
      <w:r>
        <w:t>系统性风险</w:t>
      </w:r>
      <w:r>
        <w:rPr>
          <w:rFonts w:hint="eastAsia"/>
        </w:rPr>
        <w:t>的定义</w:t>
      </w:r>
    </w:p>
    <w:p w14:paraId="140C86C2" w14:textId="6E36E1FE" w:rsidR="00E11964" w:rsidRDefault="00E11964" w:rsidP="00E11964">
      <w:pPr>
        <w:pStyle w:val="ListParagraph"/>
        <w:numPr>
          <w:ilvl w:val="2"/>
          <w:numId w:val="40"/>
        </w:numPr>
        <w:ind w:firstLineChars="0"/>
      </w:pPr>
      <w:r>
        <w:rPr>
          <w:rFonts w:hint="eastAsia"/>
        </w:rPr>
        <w:t>系统性风险的形成机制</w:t>
      </w:r>
    </w:p>
    <w:p w14:paraId="52EC6261" w14:textId="7FAE1A97" w:rsidR="00E11964" w:rsidRDefault="00E11964" w:rsidP="00E11964">
      <w:pPr>
        <w:pStyle w:val="ListParagraph"/>
        <w:numPr>
          <w:ilvl w:val="2"/>
          <w:numId w:val="40"/>
        </w:numPr>
        <w:ind w:firstLineChars="0"/>
      </w:pPr>
      <w:r>
        <w:rPr>
          <w:rFonts w:hint="eastAsia"/>
        </w:rPr>
        <w:t>系统性风险防范与化解措施</w:t>
      </w:r>
    </w:p>
    <w:p w14:paraId="28EDC90E" w14:textId="2EBA4CB2" w:rsidR="0029012D" w:rsidRDefault="0029012D" w:rsidP="0029012D">
      <w:pPr>
        <w:pStyle w:val="ListParagraph"/>
        <w:numPr>
          <w:ilvl w:val="1"/>
          <w:numId w:val="40"/>
        </w:numPr>
        <w:ind w:firstLineChars="0"/>
      </w:pPr>
      <w:r>
        <w:rPr>
          <w:rFonts w:hint="eastAsia"/>
        </w:rPr>
        <w:t>系统性风险</w:t>
      </w:r>
      <w:r w:rsidR="00624420">
        <w:rPr>
          <w:rFonts w:hint="eastAsia"/>
        </w:rPr>
        <w:t>的测度</w:t>
      </w:r>
    </w:p>
    <w:p w14:paraId="55DE23FE" w14:textId="5AB22279" w:rsidR="00C77146" w:rsidRDefault="00C77146" w:rsidP="00C77146">
      <w:pPr>
        <w:pStyle w:val="ListParagraph"/>
        <w:numPr>
          <w:ilvl w:val="2"/>
          <w:numId w:val="40"/>
        </w:numPr>
        <w:ind w:firstLineChars="0"/>
      </w:pPr>
      <w:r>
        <w:rPr>
          <w:rFonts w:hint="eastAsia"/>
        </w:rPr>
        <w:t>基于网络方法的测度</w:t>
      </w:r>
    </w:p>
    <w:p w14:paraId="5B884F35" w14:textId="4F43B981" w:rsidR="00624420" w:rsidRDefault="00624420" w:rsidP="0029012D">
      <w:pPr>
        <w:pStyle w:val="ListParagraph"/>
        <w:numPr>
          <w:ilvl w:val="1"/>
          <w:numId w:val="40"/>
        </w:numPr>
        <w:ind w:firstLineChars="0"/>
      </w:pPr>
      <w:r>
        <w:rPr>
          <w:rFonts w:hint="eastAsia"/>
        </w:rPr>
        <w:t>系统性风险的形成机理</w:t>
      </w:r>
    </w:p>
    <w:p w14:paraId="7E962BC2" w14:textId="77777777" w:rsidR="00A34450" w:rsidRDefault="00A34450" w:rsidP="00A34450">
      <w:pPr>
        <w:pStyle w:val="ListParagraph"/>
        <w:numPr>
          <w:ilvl w:val="2"/>
          <w:numId w:val="40"/>
        </w:numPr>
        <w:ind w:firstLineChars="0"/>
      </w:pPr>
      <w:r>
        <w:t>金融脆弱性理论</w:t>
      </w:r>
    </w:p>
    <w:p w14:paraId="6219B37A" w14:textId="77777777" w:rsidR="00A34450" w:rsidRDefault="00A34450" w:rsidP="00A34450">
      <w:pPr>
        <w:pStyle w:val="ListParagraph"/>
        <w:numPr>
          <w:ilvl w:val="2"/>
          <w:numId w:val="40"/>
        </w:numPr>
        <w:ind w:firstLineChars="0"/>
      </w:pPr>
      <w:r>
        <w:t>银行挤兑理论</w:t>
      </w:r>
    </w:p>
    <w:p w14:paraId="2EADF77C" w14:textId="321C1D17" w:rsidR="00624420" w:rsidRDefault="00624420" w:rsidP="0029012D">
      <w:pPr>
        <w:pStyle w:val="ListParagraph"/>
        <w:numPr>
          <w:ilvl w:val="1"/>
          <w:numId w:val="40"/>
        </w:numPr>
        <w:ind w:firstLineChars="0"/>
      </w:pPr>
      <w:r>
        <w:rPr>
          <w:rFonts w:hint="eastAsia"/>
        </w:rPr>
        <w:t>系统性风险的</w:t>
      </w:r>
      <w:r w:rsidR="00C77146">
        <w:rPr>
          <w:rFonts w:hint="eastAsia"/>
        </w:rPr>
        <w:t>防范与化解</w:t>
      </w:r>
    </w:p>
    <w:p w14:paraId="2A307725" w14:textId="77777777" w:rsidR="00DE68B5" w:rsidRDefault="00DE68B5" w:rsidP="00DE68B5">
      <w:pPr>
        <w:pStyle w:val="ListParagraph"/>
        <w:numPr>
          <w:ilvl w:val="2"/>
          <w:numId w:val="40"/>
        </w:numPr>
        <w:ind w:firstLineChars="0"/>
      </w:pPr>
      <w:r>
        <w:t>最后贷款人相关理论</w:t>
      </w:r>
    </w:p>
    <w:p w14:paraId="20579C3D" w14:textId="77777777" w:rsidR="00DE68B5" w:rsidRDefault="00DE68B5" w:rsidP="00DE68B5">
      <w:pPr>
        <w:pStyle w:val="ListParagraph"/>
        <w:numPr>
          <w:ilvl w:val="2"/>
          <w:numId w:val="40"/>
        </w:numPr>
        <w:ind w:firstLineChars="0"/>
      </w:pPr>
      <w:r>
        <w:t>公开市场操作相关理论</w:t>
      </w:r>
    </w:p>
    <w:p w14:paraId="5572A4FE" w14:textId="58E83111" w:rsidR="00DE68B5" w:rsidRDefault="00DE68B5" w:rsidP="00DE68B5">
      <w:pPr>
        <w:pStyle w:val="ListParagraph"/>
        <w:numPr>
          <w:ilvl w:val="2"/>
          <w:numId w:val="40"/>
        </w:numPr>
        <w:ind w:firstLineChars="0"/>
      </w:pPr>
      <w:r>
        <w:rPr>
          <w:rFonts w:hint="eastAsia"/>
        </w:rPr>
        <w:t>宏观审慎政策相关理论</w:t>
      </w:r>
    </w:p>
    <w:p w14:paraId="697FEC29" w14:textId="7D1A7AEC" w:rsidR="00253469" w:rsidRDefault="00253469" w:rsidP="00F15043">
      <w:pPr>
        <w:pStyle w:val="ListParagraph"/>
        <w:numPr>
          <w:ilvl w:val="1"/>
          <w:numId w:val="40"/>
        </w:numPr>
        <w:ind w:firstLineChars="0"/>
      </w:pPr>
      <w:r>
        <w:t>系统性风险的相关研究方法</w:t>
      </w:r>
      <w:r w:rsidR="00B11E37">
        <w:rPr>
          <w:rFonts w:hint="eastAsia"/>
        </w:rPr>
        <w:t>基础</w:t>
      </w:r>
    </w:p>
    <w:p w14:paraId="6F6F3CBC" w14:textId="6EC12564" w:rsidR="00CA56F1" w:rsidRDefault="00CA56F1" w:rsidP="00F15043">
      <w:pPr>
        <w:pStyle w:val="ListParagraph"/>
        <w:numPr>
          <w:ilvl w:val="2"/>
          <w:numId w:val="40"/>
        </w:numPr>
        <w:ind w:firstLineChars="0"/>
      </w:pPr>
      <w:r>
        <w:rPr>
          <w:rFonts w:hint="eastAsia"/>
        </w:rPr>
        <w:t>复杂网络理论</w:t>
      </w:r>
    </w:p>
    <w:p w14:paraId="02C46C43" w14:textId="1712226E" w:rsidR="00264CCF" w:rsidRDefault="00264CCF" w:rsidP="00F15043">
      <w:pPr>
        <w:pStyle w:val="ListParagraph"/>
        <w:numPr>
          <w:ilvl w:val="2"/>
          <w:numId w:val="40"/>
        </w:numPr>
        <w:ind w:firstLineChars="0"/>
      </w:pPr>
      <w:r>
        <w:rPr>
          <w:rFonts w:hint="eastAsia"/>
        </w:rPr>
        <w:t>银行系统基于网络的分析方法</w:t>
      </w:r>
    </w:p>
    <w:p w14:paraId="2F39D22C" w14:textId="288F3A6D" w:rsidR="00CA56F1" w:rsidRDefault="00CA56F1" w:rsidP="00F15043">
      <w:pPr>
        <w:pStyle w:val="ListParagraph"/>
        <w:numPr>
          <w:ilvl w:val="2"/>
          <w:numId w:val="40"/>
        </w:numPr>
        <w:ind w:firstLineChars="0"/>
      </w:pPr>
      <w:r>
        <w:t>银行系统</w:t>
      </w:r>
      <w:r w:rsidR="00264CCF">
        <w:rPr>
          <w:rFonts w:hint="eastAsia"/>
        </w:rPr>
        <w:t>基于网络</w:t>
      </w:r>
      <w:r>
        <w:t>的压力测试法</w:t>
      </w:r>
    </w:p>
    <w:p w14:paraId="40173F30" w14:textId="797B11FC" w:rsidR="00253469" w:rsidRDefault="00253469" w:rsidP="00F15043">
      <w:pPr>
        <w:pStyle w:val="ListParagraph"/>
        <w:numPr>
          <w:ilvl w:val="2"/>
          <w:numId w:val="40"/>
        </w:numPr>
        <w:ind w:firstLineChars="0"/>
      </w:pPr>
      <w:r>
        <w:t>贝叶斯估计方法介绍</w:t>
      </w:r>
    </w:p>
    <w:p w14:paraId="56DFE1C3" w14:textId="2E01D55F" w:rsidR="00253469" w:rsidRDefault="00253469" w:rsidP="00F15043">
      <w:pPr>
        <w:pStyle w:val="ListParagraph"/>
        <w:numPr>
          <w:ilvl w:val="2"/>
          <w:numId w:val="40"/>
        </w:numPr>
        <w:ind w:firstLineChars="0"/>
      </w:pPr>
      <w:r>
        <w:t>动态随机一般均衡模型理论介绍</w:t>
      </w:r>
    </w:p>
    <w:p w14:paraId="7434D5B0" w14:textId="52ADA3D5" w:rsidR="004C153D" w:rsidRDefault="004C153D" w:rsidP="00F15043">
      <w:pPr>
        <w:pStyle w:val="ListParagraph"/>
        <w:numPr>
          <w:ilvl w:val="1"/>
          <w:numId w:val="40"/>
        </w:numPr>
        <w:ind w:firstLineChars="0"/>
      </w:pPr>
      <w:r>
        <w:rPr>
          <w:rFonts w:hint="eastAsia"/>
        </w:rPr>
        <w:t>本章小结</w:t>
      </w:r>
    </w:p>
    <w:p w14:paraId="6A730A4D" w14:textId="77777777" w:rsidR="008C3E25" w:rsidRDefault="008C3E25" w:rsidP="008C3E25">
      <w:pPr>
        <w:pStyle w:val="ListParagraph"/>
        <w:ind w:left="992" w:firstLineChars="0" w:firstLine="0"/>
      </w:pPr>
    </w:p>
    <w:p w14:paraId="72D43978" w14:textId="1B96413A" w:rsidR="008C3E25" w:rsidRDefault="004E64F2" w:rsidP="00F15043">
      <w:pPr>
        <w:pStyle w:val="ListParagraph"/>
        <w:numPr>
          <w:ilvl w:val="0"/>
          <w:numId w:val="40"/>
        </w:numPr>
        <w:ind w:firstLineChars="0"/>
      </w:pPr>
      <w:r>
        <w:rPr>
          <w:rFonts w:hint="eastAsia"/>
        </w:rPr>
        <w:t>系统性风险</w:t>
      </w:r>
      <w:r w:rsidR="00E4220D">
        <w:rPr>
          <w:rFonts w:hint="eastAsia"/>
        </w:rPr>
        <w:t>现状分析、</w:t>
      </w:r>
      <w:r w:rsidR="009B7FFE">
        <w:rPr>
          <w:rFonts w:hint="eastAsia"/>
        </w:rPr>
        <w:t>测度</w:t>
      </w:r>
      <w:r w:rsidR="00E4220D">
        <w:rPr>
          <w:rFonts w:hint="eastAsia"/>
        </w:rPr>
        <w:t>、</w:t>
      </w:r>
      <w:r w:rsidR="005C5804">
        <w:rPr>
          <w:rFonts w:hint="eastAsia"/>
        </w:rPr>
        <w:t>形成机制</w:t>
      </w:r>
      <w:r>
        <w:rPr>
          <w:rFonts w:hint="eastAsia"/>
        </w:rPr>
        <w:t>的</w:t>
      </w:r>
      <w:r w:rsidR="0078178D">
        <w:rPr>
          <w:rFonts w:hint="eastAsia"/>
        </w:rPr>
        <w:t>初步</w:t>
      </w:r>
      <w:r w:rsidR="0003292B">
        <w:rPr>
          <w:rFonts w:hint="eastAsia"/>
        </w:rPr>
        <w:t>分析</w:t>
      </w:r>
    </w:p>
    <w:p w14:paraId="2813DED8" w14:textId="7A7F633F" w:rsidR="00264CCF" w:rsidRDefault="005C5804" w:rsidP="009B7FFE">
      <w:pPr>
        <w:pStyle w:val="ListParagraph"/>
        <w:numPr>
          <w:ilvl w:val="1"/>
          <w:numId w:val="40"/>
        </w:numPr>
        <w:ind w:firstLineChars="0"/>
      </w:pPr>
      <w:commentRangeStart w:id="28"/>
      <w:r>
        <w:rPr>
          <w:rFonts w:hint="eastAsia"/>
        </w:rPr>
        <w:t>我国银行系统性风险的现状分析</w:t>
      </w:r>
      <w:commentRangeEnd w:id="28"/>
      <w:r w:rsidR="00264CCF">
        <w:rPr>
          <w:rStyle w:val="CommentReference"/>
        </w:rPr>
        <w:commentReference w:id="28"/>
      </w:r>
    </w:p>
    <w:p w14:paraId="413EBDCC" w14:textId="132C76B6" w:rsidR="005C5804" w:rsidRDefault="005C5804" w:rsidP="005C5804">
      <w:pPr>
        <w:pStyle w:val="ListParagraph"/>
        <w:numPr>
          <w:ilvl w:val="1"/>
          <w:numId w:val="40"/>
        </w:numPr>
        <w:ind w:firstLineChars="0"/>
      </w:pPr>
      <w:r>
        <w:rPr>
          <w:rFonts w:hint="eastAsia"/>
        </w:rPr>
        <w:t>我国银行系统性风险的测度</w:t>
      </w:r>
    </w:p>
    <w:p w14:paraId="543DE187" w14:textId="47713C0C" w:rsidR="009B7FFE" w:rsidRDefault="009B7FFE" w:rsidP="009B7FFE">
      <w:pPr>
        <w:pStyle w:val="ListParagraph"/>
        <w:numPr>
          <w:ilvl w:val="2"/>
          <w:numId w:val="40"/>
        </w:numPr>
        <w:ind w:firstLineChars="0"/>
      </w:pPr>
      <w:r>
        <w:rPr>
          <w:rFonts w:hint="eastAsia"/>
        </w:rPr>
        <w:t>中介</w:t>
      </w:r>
      <w:r w:rsidR="00656BD8">
        <w:rPr>
          <w:rFonts w:hint="eastAsia"/>
        </w:rPr>
        <w:t>指标</w:t>
      </w:r>
      <w:r>
        <w:rPr>
          <w:rFonts w:hint="eastAsia"/>
        </w:rPr>
        <w:t>的选取标准</w:t>
      </w:r>
    </w:p>
    <w:p w14:paraId="6501C7B1" w14:textId="165AE319" w:rsidR="009B7FFE" w:rsidRDefault="009B7FFE" w:rsidP="009B7FFE">
      <w:pPr>
        <w:pStyle w:val="ListParagraph"/>
        <w:numPr>
          <w:ilvl w:val="2"/>
          <w:numId w:val="40"/>
        </w:numPr>
        <w:ind w:firstLineChars="0"/>
      </w:pPr>
      <w:r>
        <w:rPr>
          <w:rFonts w:hint="eastAsia"/>
        </w:rPr>
        <w:t>中介</w:t>
      </w:r>
      <w:r w:rsidR="00656BD8">
        <w:rPr>
          <w:rFonts w:hint="eastAsia"/>
        </w:rPr>
        <w:t>指标</w:t>
      </w:r>
      <w:r>
        <w:rPr>
          <w:rFonts w:hint="eastAsia"/>
        </w:rPr>
        <w:t>的选取过程</w:t>
      </w:r>
    </w:p>
    <w:p w14:paraId="1056AE5D" w14:textId="77777777" w:rsidR="009B7FFE" w:rsidRDefault="009B7FFE" w:rsidP="009B7FFE">
      <w:pPr>
        <w:pStyle w:val="ListParagraph"/>
        <w:numPr>
          <w:ilvl w:val="2"/>
          <w:numId w:val="40"/>
        </w:numPr>
        <w:ind w:firstLineChars="0"/>
      </w:pPr>
      <w:r>
        <w:rPr>
          <w:rFonts w:hint="eastAsia"/>
        </w:rPr>
        <w:t>系统性风险最终指标的构建</w:t>
      </w:r>
    </w:p>
    <w:p w14:paraId="34CDAB8B" w14:textId="4DBB3E1A" w:rsidR="00AF0CE9" w:rsidRDefault="00AF0CE9" w:rsidP="00F15043">
      <w:pPr>
        <w:pStyle w:val="ListParagraph"/>
        <w:numPr>
          <w:ilvl w:val="1"/>
          <w:numId w:val="40"/>
        </w:numPr>
        <w:ind w:firstLineChars="0"/>
      </w:pPr>
      <w:r>
        <w:rPr>
          <w:rFonts w:hint="eastAsia"/>
        </w:rPr>
        <w:t>现有系统性风险</w:t>
      </w:r>
      <w:r w:rsidR="00264CCF">
        <w:rPr>
          <w:rFonts w:hint="eastAsia"/>
        </w:rPr>
        <w:t>形成机制</w:t>
      </w:r>
      <w:r>
        <w:rPr>
          <w:rFonts w:hint="eastAsia"/>
        </w:rPr>
        <w:t>分析</w:t>
      </w:r>
    </w:p>
    <w:p w14:paraId="2E3441C2" w14:textId="606DEEB2" w:rsidR="00AF0CE9" w:rsidRDefault="00AF0CE9" w:rsidP="00F15043">
      <w:pPr>
        <w:pStyle w:val="ListParagraph"/>
        <w:numPr>
          <w:ilvl w:val="2"/>
          <w:numId w:val="40"/>
        </w:numPr>
        <w:ind w:firstLineChars="0"/>
      </w:pPr>
      <w:r>
        <w:rPr>
          <w:rFonts w:hint="eastAsia"/>
        </w:rPr>
        <w:t>信用风险的形成</w:t>
      </w:r>
    </w:p>
    <w:p w14:paraId="3383FFA3" w14:textId="1736E0E7" w:rsidR="00981803" w:rsidRDefault="00981803" w:rsidP="00981803">
      <w:pPr>
        <w:pStyle w:val="ListParagraph"/>
        <w:numPr>
          <w:ilvl w:val="2"/>
          <w:numId w:val="40"/>
        </w:numPr>
        <w:ind w:firstLineChars="0"/>
      </w:pPr>
      <w:r>
        <w:rPr>
          <w:rFonts w:hint="eastAsia"/>
        </w:rPr>
        <w:t>信用风险</w:t>
      </w:r>
      <w:r w:rsidR="00DD2183">
        <w:rPr>
          <w:rFonts w:hint="eastAsia"/>
        </w:rPr>
        <w:t>导致挤兑现象</w:t>
      </w:r>
      <w:r>
        <w:rPr>
          <w:rFonts w:hint="eastAsia"/>
        </w:rPr>
        <w:t>对</w:t>
      </w:r>
      <w:r w:rsidR="00DD2183">
        <w:rPr>
          <w:rFonts w:hint="eastAsia"/>
        </w:rPr>
        <w:t>流动性</w:t>
      </w:r>
      <w:r>
        <w:rPr>
          <w:rFonts w:hint="eastAsia"/>
        </w:rPr>
        <w:t>风险的传导</w:t>
      </w:r>
    </w:p>
    <w:p w14:paraId="2F5EB4FE" w14:textId="0D4BE3E0" w:rsidR="00DD2183" w:rsidRDefault="00DD2183" w:rsidP="00981803">
      <w:pPr>
        <w:pStyle w:val="ListParagraph"/>
        <w:numPr>
          <w:ilvl w:val="2"/>
          <w:numId w:val="40"/>
        </w:numPr>
        <w:ind w:firstLineChars="0"/>
      </w:pPr>
      <w:r>
        <w:rPr>
          <w:rFonts w:hint="eastAsia"/>
        </w:rPr>
        <w:t>单个金融机构流动性风险对系统性风险的传染</w:t>
      </w:r>
    </w:p>
    <w:p w14:paraId="746B1E25" w14:textId="472C24EF" w:rsidR="00981803" w:rsidRDefault="00981803" w:rsidP="00F15043">
      <w:pPr>
        <w:pStyle w:val="ListParagraph"/>
        <w:numPr>
          <w:ilvl w:val="2"/>
          <w:numId w:val="40"/>
        </w:numPr>
        <w:ind w:firstLineChars="0"/>
      </w:pPr>
      <w:r>
        <w:rPr>
          <w:rFonts w:hint="eastAsia"/>
        </w:rPr>
        <w:t>银行关联性对系统性风险形成的影响</w:t>
      </w:r>
    </w:p>
    <w:p w14:paraId="0391C363" w14:textId="7330D176" w:rsidR="00981803" w:rsidRPr="00981803" w:rsidRDefault="00981803" w:rsidP="00981803">
      <w:pPr>
        <w:pStyle w:val="ListParagraph"/>
        <w:numPr>
          <w:ilvl w:val="3"/>
          <w:numId w:val="40"/>
        </w:numPr>
        <w:ind w:firstLineChars="0"/>
      </w:pPr>
      <w:r>
        <w:rPr>
          <w:rFonts w:hint="eastAsia"/>
        </w:rPr>
        <w:t>银行资产负债规模和结构</w:t>
      </w:r>
    </w:p>
    <w:p w14:paraId="07FD6E75" w14:textId="5F73BBFF" w:rsidR="00AF0CE9" w:rsidRPr="00981803" w:rsidRDefault="00AF0CE9" w:rsidP="00981803">
      <w:pPr>
        <w:pStyle w:val="ListParagraph"/>
        <w:numPr>
          <w:ilvl w:val="3"/>
          <w:numId w:val="40"/>
        </w:numPr>
        <w:ind w:firstLineChars="0"/>
      </w:pPr>
      <w:r w:rsidRPr="00981803">
        <w:rPr>
          <w:rFonts w:hint="eastAsia"/>
        </w:rPr>
        <w:t>银行间市场的网络结构</w:t>
      </w:r>
    </w:p>
    <w:p w14:paraId="5B982622" w14:textId="5A2FB450" w:rsidR="000A1CB2" w:rsidRDefault="000A1CB2" w:rsidP="00981803">
      <w:pPr>
        <w:pStyle w:val="ListParagraph"/>
        <w:numPr>
          <w:ilvl w:val="3"/>
          <w:numId w:val="40"/>
        </w:numPr>
        <w:ind w:firstLineChars="0"/>
      </w:pPr>
      <w:r w:rsidRPr="00981803">
        <w:rPr>
          <w:rFonts w:hint="eastAsia"/>
        </w:rPr>
        <w:t>银行间市场的网络复杂度</w:t>
      </w:r>
    </w:p>
    <w:p w14:paraId="7325434A" w14:textId="17A70736" w:rsidR="00A51D83" w:rsidRPr="00981803" w:rsidRDefault="00A51D83" w:rsidP="00A51D83">
      <w:pPr>
        <w:pStyle w:val="ListParagraph"/>
        <w:numPr>
          <w:ilvl w:val="2"/>
          <w:numId w:val="40"/>
        </w:numPr>
        <w:ind w:firstLineChars="0"/>
      </w:pPr>
      <w:r>
        <w:rPr>
          <w:rFonts w:hint="eastAsia"/>
        </w:rPr>
        <w:lastRenderedPageBreak/>
        <w:t>系统重要性机构对系统性风险形成的影响</w:t>
      </w:r>
    </w:p>
    <w:p w14:paraId="303466C7" w14:textId="59840731" w:rsidR="00E34297" w:rsidRDefault="00E34297" w:rsidP="00E34297">
      <w:pPr>
        <w:pStyle w:val="ListParagraph"/>
        <w:numPr>
          <w:ilvl w:val="1"/>
          <w:numId w:val="40"/>
        </w:numPr>
        <w:ind w:firstLineChars="0"/>
      </w:pPr>
      <w:r>
        <w:rPr>
          <w:rFonts w:hint="eastAsia"/>
        </w:rPr>
        <w:t>系统性风险的中介指标与最终指标的选取和构建</w:t>
      </w:r>
    </w:p>
    <w:p w14:paraId="6557A84C" w14:textId="77777777" w:rsidR="00E34297" w:rsidRDefault="00E34297" w:rsidP="00E34297">
      <w:pPr>
        <w:pStyle w:val="ListParagraph"/>
        <w:numPr>
          <w:ilvl w:val="2"/>
          <w:numId w:val="40"/>
        </w:numPr>
        <w:ind w:firstLineChars="0"/>
      </w:pPr>
      <w:r>
        <w:rPr>
          <w:rFonts w:hint="eastAsia"/>
        </w:rPr>
        <w:t>中介目标的选取标准</w:t>
      </w:r>
    </w:p>
    <w:p w14:paraId="6EE05ACD" w14:textId="7F0A3348" w:rsidR="00E34297" w:rsidRDefault="00E34297" w:rsidP="00E34297">
      <w:pPr>
        <w:pStyle w:val="ListParagraph"/>
        <w:numPr>
          <w:ilvl w:val="2"/>
          <w:numId w:val="40"/>
        </w:numPr>
        <w:ind w:firstLineChars="0"/>
      </w:pPr>
      <w:r>
        <w:rPr>
          <w:rFonts w:hint="eastAsia"/>
        </w:rPr>
        <w:t>中介目标的选取</w:t>
      </w:r>
      <w:r w:rsidR="00A51D83">
        <w:rPr>
          <w:rFonts w:hint="eastAsia"/>
        </w:rPr>
        <w:t>过程</w:t>
      </w:r>
    </w:p>
    <w:p w14:paraId="30085998" w14:textId="758C0CA3" w:rsidR="00E34297" w:rsidRDefault="00E34297" w:rsidP="00E34297">
      <w:pPr>
        <w:pStyle w:val="ListParagraph"/>
        <w:numPr>
          <w:ilvl w:val="2"/>
          <w:numId w:val="40"/>
        </w:numPr>
        <w:ind w:firstLineChars="0"/>
      </w:pPr>
      <w:r>
        <w:rPr>
          <w:rFonts w:hint="eastAsia"/>
        </w:rPr>
        <w:t>系统性风险最终指标的构建</w:t>
      </w:r>
    </w:p>
    <w:p w14:paraId="40D4C690" w14:textId="6CFA7485" w:rsidR="00326228" w:rsidRDefault="00326228" w:rsidP="00F15043">
      <w:pPr>
        <w:pStyle w:val="ListParagraph"/>
        <w:numPr>
          <w:ilvl w:val="1"/>
          <w:numId w:val="40"/>
        </w:numPr>
        <w:ind w:firstLineChars="0"/>
      </w:pPr>
      <w:r>
        <w:rPr>
          <w:rFonts w:hint="eastAsia"/>
        </w:rPr>
        <w:t>本章小结</w:t>
      </w:r>
    </w:p>
    <w:p w14:paraId="1763710F" w14:textId="77777777" w:rsidR="004C153D" w:rsidRDefault="004C153D" w:rsidP="00DB2B3C">
      <w:pPr>
        <w:pStyle w:val="ListParagraph"/>
        <w:ind w:firstLine="480"/>
      </w:pPr>
    </w:p>
    <w:p w14:paraId="2205B637" w14:textId="23A47013" w:rsidR="007D739B" w:rsidRDefault="007D739B" w:rsidP="00F15043">
      <w:pPr>
        <w:pStyle w:val="ListParagraph"/>
        <w:numPr>
          <w:ilvl w:val="0"/>
          <w:numId w:val="40"/>
        </w:numPr>
        <w:ind w:firstLineChars="0"/>
      </w:pPr>
      <w:r>
        <w:rPr>
          <w:rFonts w:hint="eastAsia"/>
        </w:rPr>
        <w:t>构筑宏观计量经济</w:t>
      </w:r>
      <w:r w:rsidR="0078178D">
        <w:rPr>
          <w:rFonts w:hint="eastAsia"/>
        </w:rPr>
        <w:t>主</w:t>
      </w:r>
      <w:r>
        <w:rPr>
          <w:rFonts w:hint="eastAsia"/>
        </w:rPr>
        <w:t>模型框架</w:t>
      </w:r>
      <w:r w:rsidR="007857B9">
        <w:rPr>
          <w:rFonts w:hint="eastAsia"/>
        </w:rPr>
        <w:t>与系统性风险</w:t>
      </w:r>
      <w:r w:rsidR="00981803">
        <w:rPr>
          <w:rFonts w:hint="eastAsia"/>
        </w:rPr>
        <w:t>形成机制的定量</w:t>
      </w:r>
      <w:r w:rsidR="007857B9">
        <w:rPr>
          <w:rFonts w:hint="eastAsia"/>
        </w:rPr>
        <w:t>分析</w:t>
      </w:r>
    </w:p>
    <w:p w14:paraId="3BBDB1CB" w14:textId="39A554C2" w:rsidR="004C153D" w:rsidRDefault="004C153D" w:rsidP="00F15043">
      <w:pPr>
        <w:pStyle w:val="ListParagraph"/>
        <w:numPr>
          <w:ilvl w:val="1"/>
          <w:numId w:val="40"/>
        </w:numPr>
        <w:ind w:firstLineChars="0"/>
      </w:pPr>
      <w:r>
        <w:rPr>
          <w:rFonts w:hint="eastAsia"/>
        </w:rPr>
        <w:t>研究框架总体联系</w:t>
      </w:r>
    </w:p>
    <w:p w14:paraId="16B166A7" w14:textId="411E2A6D" w:rsidR="00264CCF" w:rsidRDefault="00264CCF" w:rsidP="00264CCF">
      <w:pPr>
        <w:pStyle w:val="ListParagraph"/>
        <w:numPr>
          <w:ilvl w:val="2"/>
          <w:numId w:val="40"/>
        </w:numPr>
        <w:ind w:firstLineChars="0"/>
      </w:pPr>
      <w:r>
        <w:rPr>
          <w:rFonts w:hint="eastAsia"/>
        </w:rPr>
        <w:t>各部门的划分</w:t>
      </w:r>
    </w:p>
    <w:p w14:paraId="358DCB93" w14:textId="0BBB3637" w:rsidR="00264CCF" w:rsidRDefault="00264CCF" w:rsidP="00264CCF">
      <w:pPr>
        <w:pStyle w:val="ListParagraph"/>
        <w:numPr>
          <w:ilvl w:val="2"/>
          <w:numId w:val="40"/>
        </w:numPr>
        <w:ind w:firstLineChars="0"/>
      </w:pPr>
      <w:r>
        <w:rPr>
          <w:rFonts w:hint="eastAsia"/>
        </w:rPr>
        <w:t>各部门的联系</w:t>
      </w:r>
    </w:p>
    <w:p w14:paraId="0FC511CF" w14:textId="63A0C963" w:rsidR="00264CCF" w:rsidRDefault="00264CCF" w:rsidP="00264CCF">
      <w:pPr>
        <w:pStyle w:val="ListParagraph"/>
        <w:numPr>
          <w:ilvl w:val="2"/>
          <w:numId w:val="40"/>
        </w:numPr>
        <w:ind w:firstLineChars="0"/>
      </w:pPr>
      <w:r>
        <w:rPr>
          <w:rFonts w:hint="eastAsia"/>
        </w:rPr>
        <w:t>各部门的行为</w:t>
      </w:r>
    </w:p>
    <w:p w14:paraId="49007021" w14:textId="3EAFB361" w:rsidR="00264CCF" w:rsidRDefault="00264CCF" w:rsidP="00264CCF">
      <w:pPr>
        <w:pStyle w:val="ListParagraph"/>
        <w:numPr>
          <w:ilvl w:val="2"/>
          <w:numId w:val="40"/>
        </w:numPr>
        <w:ind w:firstLineChars="0"/>
      </w:pPr>
      <w:r>
        <w:rPr>
          <w:rFonts w:hint="eastAsia"/>
        </w:rPr>
        <w:t>各部门的目标</w:t>
      </w:r>
    </w:p>
    <w:p w14:paraId="6BC091F3" w14:textId="57353660" w:rsidR="0019411B" w:rsidRDefault="0019411B" w:rsidP="00F15043">
      <w:pPr>
        <w:pStyle w:val="ListParagraph"/>
        <w:numPr>
          <w:ilvl w:val="1"/>
          <w:numId w:val="40"/>
        </w:numPr>
        <w:ind w:firstLineChars="0"/>
      </w:pPr>
      <w:r>
        <w:rPr>
          <w:rFonts w:hint="eastAsia"/>
        </w:rPr>
        <w:t>银行系统性风险</w:t>
      </w:r>
      <w:r w:rsidR="00116556">
        <w:rPr>
          <w:rFonts w:hint="eastAsia"/>
        </w:rPr>
        <w:t>影响因素</w:t>
      </w:r>
      <w:r>
        <w:rPr>
          <w:rFonts w:hint="eastAsia"/>
        </w:rPr>
        <w:t>选取</w:t>
      </w:r>
    </w:p>
    <w:p w14:paraId="7DEB36BA" w14:textId="04533639" w:rsidR="00261726" w:rsidRDefault="00261726" w:rsidP="00F15043">
      <w:pPr>
        <w:pStyle w:val="ListParagraph"/>
        <w:numPr>
          <w:ilvl w:val="2"/>
          <w:numId w:val="40"/>
        </w:numPr>
        <w:ind w:firstLineChars="0"/>
      </w:pPr>
      <w:r>
        <w:rPr>
          <w:rFonts w:hint="eastAsia"/>
        </w:rPr>
        <w:t>银行规模与银行类别</w:t>
      </w:r>
    </w:p>
    <w:p w14:paraId="77F5C077" w14:textId="2FEBD95D" w:rsidR="00346042" w:rsidRDefault="00346042" w:rsidP="00F15043">
      <w:pPr>
        <w:pStyle w:val="ListParagraph"/>
        <w:numPr>
          <w:ilvl w:val="2"/>
          <w:numId w:val="40"/>
        </w:numPr>
        <w:ind w:firstLineChars="0"/>
      </w:pPr>
      <w:r>
        <w:rPr>
          <w:rFonts w:hint="eastAsia"/>
        </w:rPr>
        <w:t>银行系统资产负债结构</w:t>
      </w:r>
    </w:p>
    <w:p w14:paraId="05FE91E4" w14:textId="5A4AD01B" w:rsidR="00E7479D" w:rsidRDefault="00E7479D" w:rsidP="00F15043">
      <w:pPr>
        <w:pStyle w:val="ListParagraph"/>
        <w:numPr>
          <w:ilvl w:val="2"/>
          <w:numId w:val="40"/>
        </w:numPr>
        <w:ind w:firstLineChars="0"/>
      </w:pPr>
      <w:r>
        <w:rPr>
          <w:rFonts w:hint="eastAsia"/>
        </w:rPr>
        <w:t>银行间市场</w:t>
      </w:r>
    </w:p>
    <w:p w14:paraId="44491F52" w14:textId="66947DD2" w:rsidR="00E7479D" w:rsidRDefault="00E7479D" w:rsidP="00E7479D">
      <w:pPr>
        <w:pStyle w:val="ListParagraph"/>
        <w:numPr>
          <w:ilvl w:val="2"/>
          <w:numId w:val="40"/>
        </w:numPr>
        <w:ind w:firstLineChars="0"/>
      </w:pPr>
      <w:r>
        <w:rPr>
          <w:rFonts w:hint="eastAsia"/>
        </w:rPr>
        <w:t>银行资产抛售规则</w:t>
      </w:r>
    </w:p>
    <w:p w14:paraId="715AF01C" w14:textId="7EE105F9" w:rsidR="00261726" w:rsidRDefault="00346042" w:rsidP="00F15043">
      <w:pPr>
        <w:pStyle w:val="ListParagraph"/>
        <w:numPr>
          <w:ilvl w:val="2"/>
          <w:numId w:val="40"/>
        </w:numPr>
        <w:ind w:firstLineChars="0"/>
      </w:pPr>
      <w:r>
        <w:rPr>
          <w:rFonts w:hint="eastAsia"/>
        </w:rPr>
        <w:t>银行业的竞争与合作关系及程度</w:t>
      </w:r>
    </w:p>
    <w:p w14:paraId="337C4CC7" w14:textId="5A43EB9C" w:rsidR="0019411B" w:rsidRDefault="004C153D" w:rsidP="00F15043">
      <w:pPr>
        <w:pStyle w:val="ListParagraph"/>
        <w:numPr>
          <w:ilvl w:val="2"/>
          <w:numId w:val="40"/>
        </w:numPr>
        <w:ind w:firstLineChars="0"/>
      </w:pPr>
      <w:r>
        <w:rPr>
          <w:rFonts w:hint="eastAsia"/>
        </w:rPr>
        <w:t>房地产市场</w:t>
      </w:r>
      <w:r w:rsidR="00261726">
        <w:rPr>
          <w:rFonts w:hint="eastAsia"/>
        </w:rPr>
        <w:t>相关影响因素</w:t>
      </w:r>
    </w:p>
    <w:p w14:paraId="2108F166" w14:textId="42675BFD" w:rsidR="004C153D" w:rsidRDefault="004C153D" w:rsidP="00E7479D">
      <w:pPr>
        <w:pStyle w:val="ListParagraph"/>
        <w:numPr>
          <w:ilvl w:val="2"/>
          <w:numId w:val="40"/>
        </w:numPr>
        <w:ind w:firstLineChars="0"/>
      </w:pPr>
      <w:r>
        <w:rPr>
          <w:rFonts w:hint="eastAsia"/>
        </w:rPr>
        <w:t>银行资产</w:t>
      </w:r>
      <w:r w:rsidR="00940C45">
        <w:rPr>
          <w:rFonts w:hint="eastAsia"/>
        </w:rPr>
        <w:t>价格变动</w:t>
      </w:r>
    </w:p>
    <w:p w14:paraId="52D62F68" w14:textId="1BE3991C" w:rsidR="00981201" w:rsidRDefault="0019411B" w:rsidP="00F15043">
      <w:pPr>
        <w:pStyle w:val="ListParagraph"/>
        <w:numPr>
          <w:ilvl w:val="1"/>
          <w:numId w:val="40"/>
        </w:numPr>
        <w:ind w:firstLineChars="0"/>
      </w:pPr>
      <w:r>
        <w:rPr>
          <w:rFonts w:hint="eastAsia"/>
        </w:rPr>
        <w:t>银行系统性风险</w:t>
      </w:r>
      <w:r w:rsidR="00981201">
        <w:rPr>
          <w:rFonts w:hint="eastAsia"/>
        </w:rPr>
        <w:t>可能的传导机制</w:t>
      </w:r>
      <w:r w:rsidR="00356095">
        <w:rPr>
          <w:rFonts w:hint="eastAsia"/>
        </w:rPr>
        <w:t>的描述</w:t>
      </w:r>
    </w:p>
    <w:p w14:paraId="5AC01C2B" w14:textId="77777777" w:rsidR="00994BB4" w:rsidRDefault="00994BB4" w:rsidP="00F15043">
      <w:pPr>
        <w:pStyle w:val="ListParagraph"/>
        <w:numPr>
          <w:ilvl w:val="2"/>
          <w:numId w:val="40"/>
        </w:numPr>
        <w:ind w:firstLineChars="0"/>
      </w:pPr>
      <w:r>
        <w:rPr>
          <w:rFonts w:hint="eastAsia"/>
        </w:rPr>
        <w:t>银行信用风险导致流动性风险导致银行间市场风险传染</w:t>
      </w:r>
    </w:p>
    <w:p w14:paraId="3E9D5468" w14:textId="5771FBFA" w:rsidR="00346042" w:rsidRDefault="006A7CBF" w:rsidP="00F15043">
      <w:pPr>
        <w:pStyle w:val="ListParagraph"/>
        <w:numPr>
          <w:ilvl w:val="2"/>
          <w:numId w:val="40"/>
        </w:numPr>
        <w:ind w:firstLineChars="0"/>
      </w:pPr>
      <w:r>
        <w:rPr>
          <w:rFonts w:hint="eastAsia"/>
        </w:rPr>
        <w:t>金融资产价格波动导致抛售导致风险传染</w:t>
      </w:r>
    </w:p>
    <w:p w14:paraId="2ECED194" w14:textId="116229C1" w:rsidR="00172D8B" w:rsidRDefault="00802018" w:rsidP="00F15043">
      <w:pPr>
        <w:pStyle w:val="ListParagraph"/>
        <w:numPr>
          <w:ilvl w:val="1"/>
          <w:numId w:val="40"/>
        </w:numPr>
        <w:ind w:firstLineChars="0"/>
      </w:pPr>
      <w:r>
        <w:rPr>
          <w:rFonts w:hint="eastAsia"/>
        </w:rPr>
        <w:t>商业银行系统的异质性</w:t>
      </w:r>
      <w:r w:rsidR="00FB3C3E">
        <w:rPr>
          <w:rFonts w:hint="eastAsia"/>
        </w:rPr>
        <w:t>描述</w:t>
      </w:r>
    </w:p>
    <w:p w14:paraId="21834283" w14:textId="77B90ED5" w:rsidR="00802018" w:rsidRDefault="00802018" w:rsidP="00F15043">
      <w:pPr>
        <w:pStyle w:val="ListParagraph"/>
        <w:numPr>
          <w:ilvl w:val="2"/>
          <w:numId w:val="40"/>
        </w:numPr>
        <w:ind w:firstLineChars="0"/>
      </w:pPr>
      <w:r>
        <w:rPr>
          <w:rFonts w:hint="eastAsia"/>
        </w:rPr>
        <w:t>依照商业银行的职能划分</w:t>
      </w:r>
    </w:p>
    <w:p w14:paraId="117AEFAD" w14:textId="5BF173AF" w:rsidR="00802018" w:rsidRDefault="00802018" w:rsidP="00F15043">
      <w:pPr>
        <w:pStyle w:val="ListParagraph"/>
        <w:numPr>
          <w:ilvl w:val="2"/>
          <w:numId w:val="40"/>
        </w:numPr>
        <w:ind w:firstLineChars="0"/>
      </w:pPr>
      <w:r>
        <w:rPr>
          <w:rFonts w:hint="eastAsia"/>
        </w:rPr>
        <w:t>依照商业银行的规模划分</w:t>
      </w:r>
    </w:p>
    <w:p w14:paraId="58EFE8B9" w14:textId="7A057E42" w:rsidR="00802018" w:rsidRDefault="00802018" w:rsidP="00F15043">
      <w:pPr>
        <w:pStyle w:val="ListParagraph"/>
        <w:numPr>
          <w:ilvl w:val="2"/>
          <w:numId w:val="40"/>
        </w:numPr>
        <w:ind w:firstLineChars="0"/>
      </w:pPr>
      <w:r>
        <w:rPr>
          <w:rFonts w:hint="eastAsia"/>
        </w:rPr>
        <w:t>依照商业银行之间的资产关联性划分</w:t>
      </w:r>
    </w:p>
    <w:p w14:paraId="3FC99D71" w14:textId="72ABABD4" w:rsidR="00802018" w:rsidRDefault="00802018" w:rsidP="00F15043">
      <w:pPr>
        <w:pStyle w:val="ListParagraph"/>
        <w:numPr>
          <w:ilvl w:val="2"/>
          <w:numId w:val="40"/>
        </w:numPr>
        <w:ind w:firstLineChars="0"/>
      </w:pPr>
      <w:r>
        <w:rPr>
          <w:rFonts w:hint="eastAsia"/>
        </w:rPr>
        <w:t>依照商业银行之间的同业业务关联性描述银行系统的宏观特性</w:t>
      </w:r>
    </w:p>
    <w:p w14:paraId="5F340007" w14:textId="310CECEE" w:rsidR="007D739B" w:rsidRDefault="00802018" w:rsidP="00F15043">
      <w:pPr>
        <w:pStyle w:val="ListParagraph"/>
        <w:numPr>
          <w:ilvl w:val="2"/>
          <w:numId w:val="40"/>
        </w:numPr>
        <w:ind w:firstLineChars="0"/>
      </w:pPr>
      <w:r>
        <w:rPr>
          <w:rFonts w:hint="eastAsia"/>
        </w:rPr>
        <w:t>依照商业银行之间的竞争与合作行为描述银行系统的宏观特性</w:t>
      </w:r>
    </w:p>
    <w:p w14:paraId="6165BE94" w14:textId="22E8C70C" w:rsidR="0078178D" w:rsidRDefault="0078178D" w:rsidP="00F15043">
      <w:pPr>
        <w:pStyle w:val="ListParagraph"/>
        <w:numPr>
          <w:ilvl w:val="1"/>
          <w:numId w:val="40"/>
        </w:numPr>
        <w:ind w:firstLineChars="0"/>
      </w:pPr>
      <w:r>
        <w:rPr>
          <w:rFonts w:hint="eastAsia"/>
        </w:rPr>
        <w:t>银行</w:t>
      </w:r>
      <w:r w:rsidR="00E4220D">
        <w:rPr>
          <w:rFonts w:hint="eastAsia"/>
        </w:rPr>
        <w:t>间市场</w:t>
      </w:r>
      <w:r>
        <w:rPr>
          <w:rFonts w:hint="eastAsia"/>
        </w:rPr>
        <w:t>风险传染</w:t>
      </w:r>
      <w:r w:rsidR="00E4220D">
        <w:rPr>
          <w:rFonts w:hint="eastAsia"/>
        </w:rPr>
        <w:t>网络</w:t>
      </w:r>
      <w:r>
        <w:rPr>
          <w:rFonts w:hint="eastAsia"/>
        </w:rPr>
        <w:t>模型的构建</w:t>
      </w:r>
    </w:p>
    <w:p w14:paraId="25E68924" w14:textId="79DCD4EB" w:rsidR="0078178D" w:rsidRDefault="0078178D" w:rsidP="00F15043">
      <w:pPr>
        <w:pStyle w:val="ListParagraph"/>
        <w:numPr>
          <w:ilvl w:val="2"/>
          <w:numId w:val="40"/>
        </w:numPr>
        <w:ind w:firstLineChars="0"/>
      </w:pPr>
      <w:r>
        <w:rPr>
          <w:rFonts w:hint="eastAsia"/>
        </w:rPr>
        <w:t>构建银行</w:t>
      </w:r>
      <w:r w:rsidR="00E4220D">
        <w:rPr>
          <w:rFonts w:hint="eastAsia"/>
        </w:rPr>
        <w:t>间资产负债双边网络矩阵</w:t>
      </w:r>
    </w:p>
    <w:p w14:paraId="1827F994" w14:textId="6DEDE233" w:rsidR="0078178D" w:rsidRDefault="0078178D" w:rsidP="00F15043">
      <w:pPr>
        <w:pStyle w:val="ListParagraph"/>
        <w:numPr>
          <w:ilvl w:val="2"/>
          <w:numId w:val="40"/>
        </w:numPr>
        <w:ind w:firstLineChars="0"/>
      </w:pPr>
      <w:r>
        <w:rPr>
          <w:rFonts w:hint="eastAsia"/>
        </w:rPr>
        <w:t>构建</w:t>
      </w:r>
      <w:r w:rsidR="00E4220D">
        <w:rPr>
          <w:rFonts w:hint="eastAsia"/>
        </w:rPr>
        <w:t>银行间市场传染网络模型</w:t>
      </w:r>
    </w:p>
    <w:p w14:paraId="5C562FFE" w14:textId="7ACD25F2" w:rsidR="0003292B" w:rsidRDefault="0003292B" w:rsidP="00F15043">
      <w:pPr>
        <w:pStyle w:val="ListParagraph"/>
        <w:numPr>
          <w:ilvl w:val="1"/>
          <w:numId w:val="40"/>
        </w:numPr>
        <w:ind w:firstLineChars="0"/>
      </w:pPr>
      <w:r>
        <w:rPr>
          <w:rFonts w:hint="eastAsia"/>
        </w:rPr>
        <w:t>引入银行间市场网络结构</w:t>
      </w:r>
      <w:r w:rsidR="00FB3C3E">
        <w:rPr>
          <w:rFonts w:hint="eastAsia"/>
        </w:rPr>
        <w:t>到</w:t>
      </w:r>
      <w:r w:rsidR="0078178D">
        <w:rPr>
          <w:rFonts w:hint="eastAsia"/>
        </w:rPr>
        <w:t>主</w:t>
      </w:r>
      <w:r w:rsidR="00FB3C3E">
        <w:rPr>
          <w:rFonts w:hint="eastAsia"/>
        </w:rPr>
        <w:t>模型框架</w:t>
      </w:r>
      <w:r w:rsidR="00E4220D">
        <w:rPr>
          <w:rFonts w:hint="eastAsia"/>
        </w:rPr>
        <w:t>的过程</w:t>
      </w:r>
    </w:p>
    <w:p w14:paraId="5097BCCF" w14:textId="6195AF5A" w:rsidR="005F4216" w:rsidRDefault="005F4216" w:rsidP="00F15043">
      <w:pPr>
        <w:pStyle w:val="ListParagraph"/>
        <w:numPr>
          <w:ilvl w:val="1"/>
          <w:numId w:val="40"/>
        </w:numPr>
        <w:ind w:firstLineChars="0"/>
      </w:pPr>
      <w:r>
        <w:t>各市场的出清条件</w:t>
      </w:r>
    </w:p>
    <w:p w14:paraId="4674E75D" w14:textId="2F438029" w:rsidR="001C2B3D" w:rsidRDefault="001C2B3D" w:rsidP="00F15043">
      <w:pPr>
        <w:pStyle w:val="ListParagraph"/>
        <w:numPr>
          <w:ilvl w:val="1"/>
          <w:numId w:val="40"/>
        </w:numPr>
        <w:ind w:firstLineChars="0"/>
      </w:pPr>
      <w:r>
        <w:rPr>
          <w:rFonts w:hint="eastAsia"/>
        </w:rPr>
        <w:t>模型求解与简化</w:t>
      </w:r>
    </w:p>
    <w:p w14:paraId="4B987E0F" w14:textId="50229ADA" w:rsidR="001C2B3D" w:rsidRDefault="00356095" w:rsidP="00F15043">
      <w:pPr>
        <w:pStyle w:val="ListParagraph"/>
        <w:numPr>
          <w:ilvl w:val="2"/>
          <w:numId w:val="40"/>
        </w:numPr>
        <w:ind w:firstLineChars="0"/>
      </w:pPr>
      <w:r>
        <w:rPr>
          <w:rFonts w:hint="eastAsia"/>
        </w:rPr>
        <w:t>模型的</w:t>
      </w:r>
      <w:r w:rsidR="00E4220D">
        <w:rPr>
          <w:rFonts w:hint="eastAsia"/>
        </w:rPr>
        <w:t>稳态值求解</w:t>
      </w:r>
    </w:p>
    <w:p w14:paraId="5A9B8498" w14:textId="48FE2A7F" w:rsidR="00E4220D" w:rsidRDefault="00E4220D" w:rsidP="00F15043">
      <w:pPr>
        <w:pStyle w:val="ListParagraph"/>
        <w:numPr>
          <w:ilvl w:val="2"/>
          <w:numId w:val="40"/>
        </w:numPr>
        <w:ind w:firstLineChars="0"/>
      </w:pPr>
      <w:r>
        <w:rPr>
          <w:rFonts w:hint="eastAsia"/>
        </w:rPr>
        <w:t>模型表达式的泰勒展开</w:t>
      </w:r>
    </w:p>
    <w:p w14:paraId="110241FF" w14:textId="77777777" w:rsidR="005F4216" w:rsidRDefault="005F4216" w:rsidP="00F15043">
      <w:pPr>
        <w:pStyle w:val="ListParagraph"/>
        <w:numPr>
          <w:ilvl w:val="1"/>
          <w:numId w:val="40"/>
        </w:numPr>
        <w:ind w:firstLineChars="0"/>
      </w:pPr>
      <w:r>
        <w:t>参数确定</w:t>
      </w:r>
    </w:p>
    <w:p w14:paraId="41936C9B" w14:textId="20FD2398" w:rsidR="007B6AD1" w:rsidRDefault="007B6AD1" w:rsidP="00F15043">
      <w:pPr>
        <w:pStyle w:val="ListParagraph"/>
        <w:numPr>
          <w:ilvl w:val="2"/>
          <w:numId w:val="40"/>
        </w:numPr>
        <w:ind w:firstLineChars="0"/>
      </w:pPr>
      <w:r>
        <w:rPr>
          <w:rFonts w:hint="eastAsia"/>
        </w:rPr>
        <w:t>数据来源</w:t>
      </w:r>
      <w:r w:rsidR="00356095">
        <w:rPr>
          <w:rFonts w:hint="eastAsia"/>
        </w:rPr>
        <w:t>与</w:t>
      </w:r>
      <w:r>
        <w:rPr>
          <w:rFonts w:hint="eastAsia"/>
        </w:rPr>
        <w:t>预处理</w:t>
      </w:r>
    </w:p>
    <w:p w14:paraId="1EAAA05E" w14:textId="488F6E9E" w:rsidR="005F4216" w:rsidRDefault="005F4216" w:rsidP="00F15043">
      <w:pPr>
        <w:pStyle w:val="ListParagraph"/>
        <w:numPr>
          <w:ilvl w:val="2"/>
          <w:numId w:val="40"/>
        </w:numPr>
        <w:ind w:firstLineChars="0"/>
      </w:pPr>
      <w:r>
        <w:rPr>
          <w:rFonts w:hint="eastAsia"/>
        </w:rPr>
        <w:t>模型的识别</w:t>
      </w:r>
    </w:p>
    <w:p w14:paraId="12D6E9A1" w14:textId="77777777" w:rsidR="005F4216" w:rsidRDefault="005F4216" w:rsidP="00F15043">
      <w:pPr>
        <w:pStyle w:val="ListParagraph"/>
        <w:numPr>
          <w:ilvl w:val="2"/>
          <w:numId w:val="40"/>
        </w:numPr>
        <w:ind w:firstLineChars="0"/>
      </w:pPr>
      <w:r>
        <w:rPr>
          <w:rFonts w:hint="eastAsia"/>
        </w:rPr>
        <w:t>反映稳态特性的参数的校准</w:t>
      </w:r>
    </w:p>
    <w:p w14:paraId="085D639B" w14:textId="3E24A768" w:rsidR="001C2B3D" w:rsidRDefault="005F4216" w:rsidP="00F15043">
      <w:pPr>
        <w:pStyle w:val="ListParagraph"/>
        <w:numPr>
          <w:ilvl w:val="2"/>
          <w:numId w:val="40"/>
        </w:numPr>
        <w:ind w:firstLineChars="0"/>
      </w:pPr>
      <w:r>
        <w:rPr>
          <w:rFonts w:hint="eastAsia"/>
        </w:rPr>
        <w:lastRenderedPageBreak/>
        <w:t>反映动态特性的参数的贝叶斯估计</w:t>
      </w:r>
    </w:p>
    <w:p w14:paraId="21D102BE" w14:textId="77777777" w:rsidR="007857B9" w:rsidRDefault="007857B9" w:rsidP="00F15043">
      <w:pPr>
        <w:pStyle w:val="ListParagraph"/>
        <w:numPr>
          <w:ilvl w:val="1"/>
          <w:numId w:val="40"/>
        </w:numPr>
        <w:ind w:firstLineChars="0"/>
      </w:pPr>
      <w:r>
        <w:rPr>
          <w:rFonts w:hint="eastAsia"/>
        </w:rPr>
        <w:t>系统性风险成因的响应分析</w:t>
      </w:r>
    </w:p>
    <w:p w14:paraId="6A630538" w14:textId="77777777" w:rsidR="007857B9" w:rsidRDefault="007857B9" w:rsidP="00F15043">
      <w:pPr>
        <w:pStyle w:val="ListParagraph"/>
        <w:numPr>
          <w:ilvl w:val="2"/>
          <w:numId w:val="40"/>
        </w:numPr>
        <w:ind w:firstLineChars="0"/>
      </w:pPr>
      <w:r>
        <w:rPr>
          <w:rFonts w:hint="eastAsia"/>
        </w:rPr>
        <w:t>外生冲击的设置</w:t>
      </w:r>
    </w:p>
    <w:p w14:paraId="73CC1925" w14:textId="77777777" w:rsidR="007857B9" w:rsidRDefault="007857B9" w:rsidP="00F15043">
      <w:pPr>
        <w:pStyle w:val="ListParagraph"/>
        <w:numPr>
          <w:ilvl w:val="2"/>
          <w:numId w:val="40"/>
        </w:numPr>
        <w:ind w:firstLineChars="0"/>
      </w:pPr>
      <w:r w:rsidRPr="005A01E8">
        <w:rPr>
          <w:rFonts w:hint="eastAsia"/>
        </w:rPr>
        <w:t>脉冲响应结果</w:t>
      </w:r>
    </w:p>
    <w:p w14:paraId="67EC7673" w14:textId="3884DB06" w:rsidR="00DF115D" w:rsidRDefault="00DF115D" w:rsidP="00F15043">
      <w:pPr>
        <w:pStyle w:val="ListParagraph"/>
        <w:numPr>
          <w:ilvl w:val="1"/>
          <w:numId w:val="40"/>
        </w:numPr>
        <w:ind w:firstLineChars="0"/>
      </w:pPr>
      <w:r>
        <w:rPr>
          <w:rFonts w:hint="eastAsia"/>
        </w:rPr>
        <w:t>判断系统性风险成因</w:t>
      </w:r>
    </w:p>
    <w:p w14:paraId="38A98517" w14:textId="7331031B" w:rsidR="00DF115D" w:rsidRDefault="00DF115D" w:rsidP="00F15043">
      <w:pPr>
        <w:pStyle w:val="ListParagraph"/>
        <w:numPr>
          <w:ilvl w:val="2"/>
          <w:numId w:val="40"/>
        </w:numPr>
        <w:ind w:firstLineChars="0"/>
      </w:pPr>
      <w:r>
        <w:rPr>
          <w:rFonts w:hint="eastAsia"/>
        </w:rPr>
        <w:t>根据结果计算各中介指标</w:t>
      </w:r>
    </w:p>
    <w:p w14:paraId="3A5106D7" w14:textId="5BD343DA" w:rsidR="00DF115D" w:rsidRDefault="00DF115D" w:rsidP="00F15043">
      <w:pPr>
        <w:pStyle w:val="ListParagraph"/>
        <w:numPr>
          <w:ilvl w:val="2"/>
          <w:numId w:val="40"/>
        </w:numPr>
        <w:ind w:firstLineChars="0"/>
      </w:pPr>
      <w:r>
        <w:rPr>
          <w:rFonts w:hint="eastAsia"/>
        </w:rPr>
        <w:t>计算系统性风险指标</w:t>
      </w:r>
    </w:p>
    <w:p w14:paraId="52DEF7C2" w14:textId="7B660873" w:rsidR="00DF115D" w:rsidRDefault="00DF115D" w:rsidP="00F15043">
      <w:pPr>
        <w:pStyle w:val="ListParagraph"/>
        <w:numPr>
          <w:ilvl w:val="2"/>
          <w:numId w:val="40"/>
        </w:numPr>
        <w:ind w:firstLineChars="0"/>
      </w:pPr>
      <w:r>
        <w:rPr>
          <w:rFonts w:hint="eastAsia"/>
        </w:rPr>
        <w:t>系统性风险成因判断</w:t>
      </w:r>
    </w:p>
    <w:p w14:paraId="145F19A4" w14:textId="2E23F417" w:rsidR="005415D3" w:rsidRDefault="005415D3" w:rsidP="005415D3">
      <w:pPr>
        <w:pStyle w:val="ListParagraph"/>
        <w:numPr>
          <w:ilvl w:val="1"/>
          <w:numId w:val="40"/>
        </w:numPr>
        <w:ind w:firstLineChars="0"/>
      </w:pPr>
      <w:r>
        <w:rPr>
          <w:rFonts w:hint="eastAsia"/>
        </w:rPr>
        <w:t>运用结构向量自回归方法对系统性风险形成机制的</w:t>
      </w:r>
      <w:r w:rsidR="003404AF">
        <w:rPr>
          <w:rFonts w:hint="eastAsia"/>
        </w:rPr>
        <w:t>分析</w:t>
      </w:r>
    </w:p>
    <w:p w14:paraId="5EA207C2" w14:textId="5D7C0D95" w:rsidR="004C153D" w:rsidRDefault="004C153D" w:rsidP="00F15043">
      <w:pPr>
        <w:pStyle w:val="ListParagraph"/>
        <w:numPr>
          <w:ilvl w:val="1"/>
          <w:numId w:val="40"/>
        </w:numPr>
        <w:ind w:firstLineChars="0"/>
      </w:pPr>
      <w:r>
        <w:rPr>
          <w:rFonts w:hint="eastAsia"/>
        </w:rPr>
        <w:t>本章小结</w:t>
      </w:r>
    </w:p>
    <w:p w14:paraId="2471DF01" w14:textId="77777777" w:rsidR="00F0437D" w:rsidRDefault="00F0437D" w:rsidP="00DB2B3C">
      <w:pPr>
        <w:pStyle w:val="ListParagraph"/>
        <w:ind w:firstLine="480"/>
      </w:pPr>
    </w:p>
    <w:p w14:paraId="15592961" w14:textId="03CDE7D9" w:rsidR="00253469" w:rsidRDefault="00253469" w:rsidP="00F15043">
      <w:pPr>
        <w:pStyle w:val="ListParagraph"/>
        <w:numPr>
          <w:ilvl w:val="0"/>
          <w:numId w:val="40"/>
        </w:numPr>
        <w:ind w:firstLineChars="0"/>
      </w:pPr>
      <w:r>
        <w:t>银行系统性风险</w:t>
      </w:r>
      <w:r w:rsidR="00BB67A4">
        <w:rPr>
          <w:rFonts w:hint="eastAsia"/>
        </w:rPr>
        <w:t>最优</w:t>
      </w:r>
      <w:r>
        <w:t>救助</w:t>
      </w:r>
      <w:r w:rsidR="0081170D">
        <w:rPr>
          <w:rFonts w:hint="eastAsia"/>
        </w:rPr>
        <w:t>工具与</w:t>
      </w:r>
      <w:r w:rsidR="00BB67A4">
        <w:rPr>
          <w:rFonts w:hint="eastAsia"/>
        </w:rPr>
        <w:t>采用的</w:t>
      </w:r>
      <w:r w:rsidR="0081170D">
        <w:rPr>
          <w:rFonts w:hint="eastAsia"/>
        </w:rPr>
        <w:t>救助</w:t>
      </w:r>
      <w:r>
        <w:t>策略分析</w:t>
      </w:r>
    </w:p>
    <w:p w14:paraId="18951E1F" w14:textId="5532CE35" w:rsidR="00253469" w:rsidRDefault="00253469" w:rsidP="00F15043">
      <w:pPr>
        <w:pStyle w:val="ListParagraph"/>
        <w:numPr>
          <w:ilvl w:val="1"/>
          <w:numId w:val="40"/>
        </w:numPr>
        <w:ind w:firstLineChars="0"/>
      </w:pPr>
      <w:r>
        <w:t>问题描述</w:t>
      </w:r>
    </w:p>
    <w:p w14:paraId="191DAD16" w14:textId="182B154A" w:rsidR="006742E8" w:rsidRDefault="006742E8" w:rsidP="00F15043">
      <w:pPr>
        <w:pStyle w:val="ListParagraph"/>
        <w:numPr>
          <w:ilvl w:val="1"/>
          <w:numId w:val="40"/>
        </w:numPr>
        <w:ind w:firstLineChars="0"/>
      </w:pPr>
      <w:r>
        <w:rPr>
          <w:rFonts w:hint="eastAsia"/>
        </w:rPr>
        <w:t>政策救助工具描述</w:t>
      </w:r>
    </w:p>
    <w:p w14:paraId="47DC8835" w14:textId="7A53A727" w:rsidR="006742E8" w:rsidRDefault="006742E8" w:rsidP="00F15043">
      <w:pPr>
        <w:pStyle w:val="ListParagraph"/>
        <w:numPr>
          <w:ilvl w:val="2"/>
          <w:numId w:val="40"/>
        </w:numPr>
        <w:ind w:firstLineChars="0"/>
      </w:pPr>
      <w:r>
        <w:rPr>
          <w:rFonts w:hint="eastAsia"/>
        </w:rPr>
        <w:t>注资政策</w:t>
      </w:r>
    </w:p>
    <w:p w14:paraId="2BB1415D" w14:textId="77F024AB" w:rsidR="00253469" w:rsidRDefault="00253469" w:rsidP="00F15043">
      <w:pPr>
        <w:pStyle w:val="ListParagraph"/>
        <w:numPr>
          <w:ilvl w:val="1"/>
          <w:numId w:val="40"/>
        </w:numPr>
        <w:ind w:firstLineChars="0"/>
      </w:pPr>
      <w:r>
        <w:t>模型假定</w:t>
      </w:r>
    </w:p>
    <w:p w14:paraId="4A2545CE" w14:textId="4BA8F069" w:rsidR="00253469" w:rsidRDefault="00253469" w:rsidP="00F15043">
      <w:pPr>
        <w:pStyle w:val="ListParagraph"/>
        <w:numPr>
          <w:ilvl w:val="1"/>
          <w:numId w:val="40"/>
        </w:numPr>
        <w:ind w:firstLineChars="0"/>
      </w:pPr>
      <w:r>
        <w:t>模型</w:t>
      </w:r>
      <w:r w:rsidR="006944BE">
        <w:rPr>
          <w:rFonts w:hint="eastAsia"/>
        </w:rPr>
        <w:t>扩建</w:t>
      </w:r>
    </w:p>
    <w:p w14:paraId="7EE94230" w14:textId="188CE663" w:rsidR="00AA017B" w:rsidRDefault="00AA017B" w:rsidP="00F15043">
      <w:pPr>
        <w:pStyle w:val="ListParagraph"/>
        <w:numPr>
          <w:ilvl w:val="2"/>
          <w:numId w:val="40"/>
        </w:numPr>
        <w:ind w:firstLineChars="0"/>
      </w:pPr>
      <w:r>
        <w:rPr>
          <w:rFonts w:hint="eastAsia"/>
        </w:rPr>
        <w:t>现有的影响银行系统性风险的政策工具的选择与描述</w:t>
      </w:r>
    </w:p>
    <w:p w14:paraId="706F19E9" w14:textId="0846C858" w:rsidR="00AA017B" w:rsidRDefault="00AA017B" w:rsidP="00F15043">
      <w:pPr>
        <w:pStyle w:val="ListParagraph"/>
        <w:numPr>
          <w:ilvl w:val="3"/>
          <w:numId w:val="40"/>
        </w:numPr>
        <w:ind w:firstLineChars="0"/>
      </w:pPr>
      <w:r>
        <w:rPr>
          <w:rFonts w:hint="eastAsia"/>
        </w:rPr>
        <w:t>各政策工具的特点</w:t>
      </w:r>
    </w:p>
    <w:p w14:paraId="1E808FDE" w14:textId="6EE2D6DB" w:rsidR="00AA017B" w:rsidRDefault="00AA017B" w:rsidP="00F15043">
      <w:pPr>
        <w:pStyle w:val="ListParagraph"/>
        <w:numPr>
          <w:ilvl w:val="3"/>
          <w:numId w:val="40"/>
        </w:numPr>
        <w:ind w:firstLineChars="0"/>
      </w:pPr>
      <w:r>
        <w:rPr>
          <w:rFonts w:hint="eastAsia"/>
        </w:rPr>
        <w:t>各政策工具的优缺点</w:t>
      </w:r>
    </w:p>
    <w:p w14:paraId="0F5975EA" w14:textId="64ED8868" w:rsidR="00AA017B" w:rsidRDefault="00AA017B" w:rsidP="00F15043">
      <w:pPr>
        <w:pStyle w:val="ListParagraph"/>
        <w:numPr>
          <w:ilvl w:val="3"/>
          <w:numId w:val="40"/>
        </w:numPr>
        <w:ind w:firstLineChars="0"/>
      </w:pPr>
      <w:r>
        <w:rPr>
          <w:rFonts w:hint="eastAsia"/>
        </w:rPr>
        <w:t>各政策工具的操作行为</w:t>
      </w:r>
    </w:p>
    <w:p w14:paraId="0796E72C" w14:textId="03AE4248" w:rsidR="00AA017B" w:rsidRDefault="00AA017B" w:rsidP="00F15043">
      <w:pPr>
        <w:pStyle w:val="ListParagraph"/>
        <w:numPr>
          <w:ilvl w:val="3"/>
          <w:numId w:val="40"/>
        </w:numPr>
        <w:ind w:firstLineChars="0"/>
      </w:pPr>
      <w:r>
        <w:rPr>
          <w:rFonts w:hint="eastAsia"/>
        </w:rPr>
        <w:t>各政策工具的传导机制</w:t>
      </w:r>
    </w:p>
    <w:p w14:paraId="73C3235B" w14:textId="7ACE3E23" w:rsidR="005F4216" w:rsidRDefault="005F4216" w:rsidP="00F15043">
      <w:pPr>
        <w:pStyle w:val="ListParagraph"/>
        <w:numPr>
          <w:ilvl w:val="2"/>
          <w:numId w:val="40"/>
        </w:numPr>
        <w:ind w:firstLineChars="0"/>
      </w:pPr>
      <w:r>
        <w:rPr>
          <w:rFonts w:hint="eastAsia"/>
        </w:rPr>
        <w:t>银行系统性风险政策工具</w:t>
      </w:r>
      <w:r w:rsidR="006742E8">
        <w:rPr>
          <w:rFonts w:hint="eastAsia"/>
        </w:rPr>
        <w:t>的引入</w:t>
      </w:r>
    </w:p>
    <w:p w14:paraId="603C3FCD" w14:textId="357B7B53" w:rsidR="00083016" w:rsidRDefault="00083016" w:rsidP="00F15043">
      <w:pPr>
        <w:pStyle w:val="ListParagraph"/>
        <w:numPr>
          <w:ilvl w:val="3"/>
          <w:numId w:val="40"/>
        </w:numPr>
        <w:ind w:firstLineChars="0"/>
      </w:pPr>
      <w:r>
        <w:rPr>
          <w:rFonts w:hint="eastAsia"/>
        </w:rPr>
        <w:t>注资政策</w:t>
      </w:r>
    </w:p>
    <w:p w14:paraId="5D36F2EC" w14:textId="17D4F71C" w:rsidR="00083016" w:rsidRDefault="00083016" w:rsidP="00F15043">
      <w:pPr>
        <w:pStyle w:val="ListParagraph"/>
        <w:numPr>
          <w:ilvl w:val="3"/>
          <w:numId w:val="40"/>
        </w:numPr>
        <w:ind w:firstLineChars="0"/>
      </w:pPr>
      <w:r>
        <w:rPr>
          <w:rFonts w:hint="eastAsia"/>
        </w:rPr>
        <w:t>流动性工具</w:t>
      </w:r>
    </w:p>
    <w:p w14:paraId="60189ACD" w14:textId="3AAEB50C" w:rsidR="00083016" w:rsidRDefault="00083016" w:rsidP="00F15043">
      <w:pPr>
        <w:pStyle w:val="ListParagraph"/>
        <w:numPr>
          <w:ilvl w:val="3"/>
          <w:numId w:val="40"/>
        </w:numPr>
        <w:ind w:firstLineChars="0"/>
      </w:pPr>
      <w:r>
        <w:rPr>
          <w:rFonts w:hint="eastAsia"/>
        </w:rPr>
        <w:t>银行</w:t>
      </w:r>
      <w:r w:rsidR="007F3746">
        <w:rPr>
          <w:rFonts w:hint="eastAsia"/>
        </w:rPr>
        <w:t>拆分/合并</w:t>
      </w:r>
    </w:p>
    <w:p w14:paraId="5FC09525" w14:textId="7B10CC37" w:rsidR="00083016" w:rsidRDefault="00083016" w:rsidP="00F15043">
      <w:pPr>
        <w:pStyle w:val="ListParagraph"/>
        <w:numPr>
          <w:ilvl w:val="3"/>
          <w:numId w:val="40"/>
        </w:numPr>
        <w:ind w:firstLineChars="0"/>
      </w:pPr>
      <w:r>
        <w:rPr>
          <w:rFonts w:hint="eastAsia"/>
        </w:rPr>
        <w:t>公开市场操作</w:t>
      </w:r>
    </w:p>
    <w:p w14:paraId="60A784C0" w14:textId="6ABDED2C" w:rsidR="00083016" w:rsidRDefault="00083016" w:rsidP="00F15043">
      <w:pPr>
        <w:pStyle w:val="ListParagraph"/>
        <w:numPr>
          <w:ilvl w:val="3"/>
          <w:numId w:val="40"/>
        </w:numPr>
        <w:ind w:firstLineChars="0"/>
      </w:pPr>
      <w:r>
        <w:rPr>
          <w:rFonts w:hint="eastAsia"/>
        </w:rPr>
        <w:t>信贷引导政策</w:t>
      </w:r>
    </w:p>
    <w:p w14:paraId="4B711834" w14:textId="2769B63E" w:rsidR="005F4216" w:rsidRDefault="003E5186" w:rsidP="00F15043">
      <w:pPr>
        <w:pStyle w:val="ListParagraph"/>
        <w:numPr>
          <w:ilvl w:val="3"/>
          <w:numId w:val="40"/>
        </w:numPr>
        <w:ind w:firstLineChars="0"/>
      </w:pPr>
      <w:r>
        <w:rPr>
          <w:rFonts w:hint="eastAsia"/>
        </w:rPr>
        <w:t>我国常用的</w:t>
      </w:r>
      <w:r w:rsidR="00CD3D29">
        <w:rPr>
          <w:rFonts w:hint="eastAsia"/>
        </w:rPr>
        <w:t>几项</w:t>
      </w:r>
      <w:r w:rsidR="00981803">
        <w:rPr>
          <w:rFonts w:hint="eastAsia"/>
        </w:rPr>
        <w:t>宏观审慎政策</w:t>
      </w:r>
    </w:p>
    <w:p w14:paraId="061D2D6C" w14:textId="7A751E9B" w:rsidR="00356095" w:rsidRDefault="00356095" w:rsidP="00F15043">
      <w:pPr>
        <w:pStyle w:val="ListParagraph"/>
        <w:numPr>
          <w:ilvl w:val="1"/>
          <w:numId w:val="40"/>
        </w:numPr>
        <w:ind w:firstLineChars="0"/>
      </w:pPr>
      <w:r>
        <w:rPr>
          <w:rFonts w:hint="eastAsia"/>
        </w:rPr>
        <w:t>模型求解与简化</w:t>
      </w:r>
    </w:p>
    <w:p w14:paraId="540375BD" w14:textId="77777777" w:rsidR="00981803" w:rsidRDefault="00981803" w:rsidP="00981803">
      <w:pPr>
        <w:pStyle w:val="ListParagraph"/>
        <w:numPr>
          <w:ilvl w:val="2"/>
          <w:numId w:val="40"/>
        </w:numPr>
        <w:ind w:firstLineChars="0"/>
      </w:pPr>
      <w:r>
        <w:rPr>
          <w:rFonts w:hint="eastAsia"/>
        </w:rPr>
        <w:t>模型的稳态值求解</w:t>
      </w:r>
    </w:p>
    <w:p w14:paraId="23C8A3C3" w14:textId="77777777" w:rsidR="00981803" w:rsidRDefault="00981803" w:rsidP="00981803">
      <w:pPr>
        <w:pStyle w:val="ListParagraph"/>
        <w:numPr>
          <w:ilvl w:val="2"/>
          <w:numId w:val="40"/>
        </w:numPr>
        <w:ind w:firstLineChars="0"/>
      </w:pPr>
      <w:r>
        <w:rPr>
          <w:rFonts w:hint="eastAsia"/>
        </w:rPr>
        <w:t>模型表达式的泰勒展开</w:t>
      </w:r>
    </w:p>
    <w:p w14:paraId="70267AA4" w14:textId="0575752F" w:rsidR="001B386E" w:rsidRDefault="001B386E" w:rsidP="00F15043">
      <w:pPr>
        <w:pStyle w:val="ListParagraph"/>
        <w:numPr>
          <w:ilvl w:val="1"/>
          <w:numId w:val="40"/>
        </w:numPr>
        <w:ind w:firstLineChars="0"/>
      </w:pPr>
      <w:r>
        <w:t>参数确定</w:t>
      </w:r>
    </w:p>
    <w:p w14:paraId="0F3BE8B5" w14:textId="7D6D424C" w:rsidR="001B386E" w:rsidRDefault="001B386E" w:rsidP="00F15043">
      <w:pPr>
        <w:pStyle w:val="ListParagraph"/>
        <w:numPr>
          <w:ilvl w:val="2"/>
          <w:numId w:val="40"/>
        </w:numPr>
        <w:ind w:firstLineChars="0"/>
      </w:pPr>
      <w:r>
        <w:rPr>
          <w:rFonts w:hint="eastAsia"/>
        </w:rPr>
        <w:t>数据来源</w:t>
      </w:r>
      <w:r w:rsidR="00356095">
        <w:rPr>
          <w:rFonts w:hint="eastAsia"/>
        </w:rPr>
        <w:t>与</w:t>
      </w:r>
      <w:r>
        <w:rPr>
          <w:rFonts w:hint="eastAsia"/>
        </w:rPr>
        <w:t>预处理</w:t>
      </w:r>
    </w:p>
    <w:p w14:paraId="085B1670" w14:textId="77777777" w:rsidR="001B386E" w:rsidRDefault="001B386E" w:rsidP="00F15043">
      <w:pPr>
        <w:pStyle w:val="ListParagraph"/>
        <w:numPr>
          <w:ilvl w:val="2"/>
          <w:numId w:val="40"/>
        </w:numPr>
        <w:ind w:firstLineChars="0"/>
      </w:pPr>
      <w:r>
        <w:rPr>
          <w:rFonts w:hint="eastAsia"/>
        </w:rPr>
        <w:t>模型的识别</w:t>
      </w:r>
    </w:p>
    <w:p w14:paraId="29788062" w14:textId="77777777" w:rsidR="001B386E" w:rsidRDefault="001B386E" w:rsidP="00F15043">
      <w:pPr>
        <w:pStyle w:val="ListParagraph"/>
        <w:numPr>
          <w:ilvl w:val="2"/>
          <w:numId w:val="40"/>
        </w:numPr>
        <w:ind w:firstLineChars="0"/>
      </w:pPr>
      <w:r>
        <w:rPr>
          <w:rFonts w:hint="eastAsia"/>
        </w:rPr>
        <w:t>反映稳态特性的参数的校准</w:t>
      </w:r>
    </w:p>
    <w:p w14:paraId="0EE20433" w14:textId="77777777" w:rsidR="001B386E" w:rsidRDefault="001B386E" w:rsidP="00F15043">
      <w:pPr>
        <w:pStyle w:val="ListParagraph"/>
        <w:numPr>
          <w:ilvl w:val="2"/>
          <w:numId w:val="40"/>
        </w:numPr>
        <w:ind w:firstLineChars="0"/>
      </w:pPr>
      <w:r>
        <w:rPr>
          <w:rFonts w:hint="eastAsia"/>
        </w:rPr>
        <w:t>反映动态特性的参数的贝叶斯估计</w:t>
      </w:r>
    </w:p>
    <w:p w14:paraId="7178D669" w14:textId="633F29FB" w:rsidR="00253469" w:rsidRDefault="00253469" w:rsidP="00F15043">
      <w:pPr>
        <w:pStyle w:val="ListParagraph"/>
        <w:numPr>
          <w:ilvl w:val="1"/>
          <w:numId w:val="40"/>
        </w:numPr>
        <w:ind w:firstLineChars="0"/>
      </w:pPr>
      <w:r>
        <w:t>实验结果与救助策略分析</w:t>
      </w:r>
    </w:p>
    <w:p w14:paraId="093A8097" w14:textId="69F150D8" w:rsidR="00981803" w:rsidRDefault="00981803" w:rsidP="00981803">
      <w:pPr>
        <w:pStyle w:val="ListParagraph"/>
        <w:numPr>
          <w:ilvl w:val="2"/>
          <w:numId w:val="40"/>
        </w:numPr>
        <w:ind w:firstLineChars="0"/>
      </w:pPr>
      <w:r>
        <w:rPr>
          <w:rFonts w:hint="eastAsia"/>
        </w:rPr>
        <w:t>单政策工具运用时对系统性风险的影响的效果比较</w:t>
      </w:r>
    </w:p>
    <w:p w14:paraId="69B76AB3" w14:textId="045FD81F" w:rsidR="00981803" w:rsidRDefault="00981803" w:rsidP="00981803">
      <w:pPr>
        <w:pStyle w:val="ListParagraph"/>
        <w:numPr>
          <w:ilvl w:val="2"/>
          <w:numId w:val="40"/>
        </w:numPr>
        <w:ind w:firstLineChars="0"/>
      </w:pPr>
      <w:r>
        <w:rPr>
          <w:rFonts w:hint="eastAsia"/>
        </w:rPr>
        <w:t>政策工具组合运用时对系统性风险的影响的效果比较</w:t>
      </w:r>
    </w:p>
    <w:p w14:paraId="43C67ADF" w14:textId="558C0C8E" w:rsidR="00253469" w:rsidRDefault="00DF115D" w:rsidP="00F15043">
      <w:pPr>
        <w:pStyle w:val="ListParagraph"/>
        <w:numPr>
          <w:ilvl w:val="1"/>
          <w:numId w:val="40"/>
        </w:numPr>
        <w:ind w:firstLineChars="0"/>
      </w:pPr>
      <w:r>
        <w:rPr>
          <w:rFonts w:hint="eastAsia"/>
        </w:rPr>
        <w:t>对上述分析结果的综合</w:t>
      </w:r>
      <w:r w:rsidR="00253469">
        <w:t>政策建议</w:t>
      </w:r>
    </w:p>
    <w:p w14:paraId="32335BCF" w14:textId="7755E4F8" w:rsidR="00F15043" w:rsidRDefault="004C153D" w:rsidP="00F15043">
      <w:pPr>
        <w:pStyle w:val="ListParagraph"/>
        <w:numPr>
          <w:ilvl w:val="1"/>
          <w:numId w:val="40"/>
        </w:numPr>
        <w:ind w:firstLineChars="0"/>
      </w:pPr>
      <w:r>
        <w:rPr>
          <w:rFonts w:hint="eastAsia"/>
        </w:rPr>
        <w:t>本章小结</w:t>
      </w:r>
    </w:p>
    <w:p w14:paraId="353DF6F4" w14:textId="77777777" w:rsidR="00F15043" w:rsidRDefault="00F15043" w:rsidP="00F15043">
      <w:pPr>
        <w:pStyle w:val="ListParagraph"/>
        <w:ind w:left="1200" w:firstLineChars="0" w:firstLine="0"/>
      </w:pPr>
    </w:p>
    <w:p w14:paraId="30649940" w14:textId="630E2F24" w:rsidR="00253469" w:rsidRDefault="00253469" w:rsidP="00F15043">
      <w:pPr>
        <w:pStyle w:val="ListParagraph"/>
        <w:numPr>
          <w:ilvl w:val="0"/>
          <w:numId w:val="40"/>
        </w:numPr>
        <w:ind w:firstLineChars="0"/>
      </w:pPr>
      <w:r>
        <w:t>总结</w:t>
      </w:r>
    </w:p>
    <w:p w14:paraId="1E57F6BB" w14:textId="58B12427" w:rsidR="00253469" w:rsidRDefault="00253469" w:rsidP="00B10BD7">
      <w:pPr>
        <w:pStyle w:val="ListParagraph"/>
        <w:numPr>
          <w:ilvl w:val="1"/>
          <w:numId w:val="39"/>
        </w:numPr>
        <w:ind w:firstLineChars="0"/>
      </w:pPr>
      <w:r>
        <w:t>局限与不足</w:t>
      </w:r>
    </w:p>
    <w:p w14:paraId="27033FAD" w14:textId="1EC4E2EF" w:rsidR="00253469" w:rsidRDefault="00253469" w:rsidP="00B10BD7">
      <w:pPr>
        <w:pStyle w:val="ListParagraph"/>
        <w:numPr>
          <w:ilvl w:val="1"/>
          <w:numId w:val="39"/>
        </w:numPr>
        <w:ind w:firstLineChars="0"/>
      </w:pPr>
      <w:r>
        <w:t>展望</w:t>
      </w:r>
    </w:p>
    <w:p w14:paraId="422C2885" w14:textId="77777777" w:rsidR="00C35EB0" w:rsidRDefault="00C35EB0" w:rsidP="00DB2B3C">
      <w:pPr>
        <w:pStyle w:val="ListParagraph"/>
        <w:ind w:firstLine="480"/>
      </w:pPr>
      <w:bookmarkStart w:id="29" w:name="OLE_LINK104"/>
      <w:bookmarkStart w:id="30" w:name="OLE_LINK105"/>
      <w:bookmarkEnd w:id="24"/>
      <w:bookmarkEnd w:id="25"/>
    </w:p>
    <w:p w14:paraId="587D31C3" w14:textId="740F572D" w:rsidR="00A320BB" w:rsidRDefault="00A320BB" w:rsidP="00DB2B3C">
      <w:pPr>
        <w:pStyle w:val="ListParagraph"/>
        <w:ind w:firstLine="480"/>
      </w:pPr>
      <w:r>
        <w:rPr>
          <w:rFonts w:hint="eastAsia"/>
        </w:rPr>
        <w:t>参考文献</w:t>
      </w:r>
    </w:p>
    <w:p w14:paraId="0B905403" w14:textId="77777777" w:rsidR="00B402C8" w:rsidRDefault="00B402C8" w:rsidP="00DB2B3C">
      <w:pPr>
        <w:pStyle w:val="ListParagraph"/>
        <w:ind w:firstLine="480"/>
      </w:pPr>
    </w:p>
    <w:p w14:paraId="4887965C" w14:textId="2387852A" w:rsidR="00A320BB" w:rsidRDefault="00A320BB" w:rsidP="00DB2B3C">
      <w:pPr>
        <w:pStyle w:val="ListParagraph"/>
        <w:ind w:firstLine="480"/>
      </w:pPr>
      <w:r>
        <w:rPr>
          <w:rFonts w:hint="eastAsia"/>
        </w:rPr>
        <w:t>致谢</w:t>
      </w:r>
    </w:p>
    <w:bookmarkEnd w:id="29"/>
    <w:bookmarkEnd w:id="30"/>
    <w:p w14:paraId="2674D4BD" w14:textId="3AF3A878" w:rsidR="00753691" w:rsidRPr="005B6FB5" w:rsidRDefault="00753691" w:rsidP="00DB2B3C">
      <w:pPr>
        <w:ind w:firstLine="480"/>
      </w:pPr>
    </w:p>
    <w:p w14:paraId="3092D1F8" w14:textId="0B8DF0C9" w:rsidR="00B402C8" w:rsidRPr="005B6FB5" w:rsidRDefault="00B402C8" w:rsidP="00DB2B3C">
      <w:pPr>
        <w:ind w:firstLine="480"/>
      </w:pPr>
    </w:p>
    <w:p w14:paraId="5F5B12C1" w14:textId="43EB57BF" w:rsidR="00B402C8" w:rsidRPr="005B6FB5" w:rsidRDefault="00B402C8" w:rsidP="00DB2B3C">
      <w:pPr>
        <w:ind w:firstLine="480"/>
      </w:pPr>
    </w:p>
    <w:p w14:paraId="424F582A" w14:textId="77777777" w:rsidR="00B402C8" w:rsidRPr="005B6FB5" w:rsidRDefault="00B402C8" w:rsidP="00DB2B3C">
      <w:pPr>
        <w:ind w:firstLine="480"/>
      </w:pPr>
    </w:p>
    <w:p w14:paraId="4C5365F8" w14:textId="367BC651" w:rsidR="00AE543D" w:rsidRPr="005B6FB5" w:rsidRDefault="00AE543D" w:rsidP="00DB2B3C">
      <w:pPr>
        <w:ind w:firstLine="480"/>
      </w:pPr>
    </w:p>
    <w:p w14:paraId="3AC82789" w14:textId="2BA18D96" w:rsidR="00ED2FF9" w:rsidRPr="005B6FB5" w:rsidRDefault="00ED2FF9" w:rsidP="00DB2B3C">
      <w:pPr>
        <w:ind w:firstLine="480"/>
      </w:pPr>
    </w:p>
    <w:p w14:paraId="6FC16CA9" w14:textId="77777777" w:rsidR="00ED2FF9" w:rsidRPr="005B6FB5" w:rsidRDefault="00ED2FF9" w:rsidP="00DB2B3C">
      <w:pPr>
        <w:ind w:firstLine="480"/>
      </w:pPr>
    </w:p>
    <w:p w14:paraId="1FE22987" w14:textId="77777777" w:rsidR="00655D90" w:rsidRDefault="00655D90" w:rsidP="00DB2B3C">
      <w:pPr>
        <w:pStyle w:val="Heading2"/>
        <w:ind w:firstLine="640"/>
      </w:pPr>
      <w:r w:rsidRPr="00C63D43">
        <w:rPr>
          <w:rFonts w:hint="eastAsia"/>
          <w:color w:val="4472C4" w:themeColor="accent1"/>
        </w:rPr>
        <w:t>完成期限和采取的主要措施</w:t>
      </w:r>
      <w:r>
        <w:rPr>
          <w:rFonts w:hint="eastAsia"/>
        </w:rPr>
        <w:t>：</w:t>
      </w:r>
    </w:p>
    <w:p w14:paraId="32F9453E" w14:textId="77777777" w:rsidR="00655D90" w:rsidRPr="005B6FB5" w:rsidRDefault="00655D90" w:rsidP="00DB2B3C">
      <w:pPr>
        <w:ind w:firstLine="480"/>
      </w:pPr>
    </w:p>
    <w:p w14:paraId="042AADB3" w14:textId="03F34FF0" w:rsidR="00655D90" w:rsidRDefault="00CF6585" w:rsidP="00DB2B3C">
      <w:pPr>
        <w:pStyle w:val="ListParagraph"/>
        <w:numPr>
          <w:ilvl w:val="0"/>
          <w:numId w:val="21"/>
        </w:numPr>
        <w:ind w:firstLineChars="0"/>
      </w:pPr>
      <w:r>
        <w:rPr>
          <w:rFonts w:hint="eastAsia"/>
        </w:rPr>
        <w:t>预期时间计划：</w:t>
      </w:r>
    </w:p>
    <w:p w14:paraId="6623A556" w14:textId="77777777" w:rsidR="00CF6585" w:rsidRPr="00655D90" w:rsidRDefault="00CF6585" w:rsidP="00DB2B3C">
      <w:pPr>
        <w:pStyle w:val="ListParagraph"/>
        <w:ind w:firstLine="480"/>
      </w:pPr>
    </w:p>
    <w:p w14:paraId="04D184A3" w14:textId="50947181" w:rsidR="007608BD" w:rsidRPr="005B6FB5" w:rsidRDefault="005D46D6" w:rsidP="00DB2B3C">
      <w:pPr>
        <w:ind w:firstLine="480"/>
      </w:pPr>
      <w:bookmarkStart w:id="31" w:name="OLE_LINK49"/>
      <w:bookmarkStart w:id="32" w:name="OLE_LINK50"/>
      <w:r w:rsidRPr="005B6FB5">
        <w:rPr>
          <w:rFonts w:hint="eastAsia"/>
        </w:rPr>
        <w:t>2</w:t>
      </w:r>
      <w:r w:rsidRPr="005B6FB5">
        <w:t>019</w:t>
      </w:r>
      <w:r w:rsidRPr="005B6FB5">
        <w:rPr>
          <w:rFonts w:hint="eastAsia"/>
        </w:rPr>
        <w:t>年</w:t>
      </w:r>
      <w:r w:rsidRPr="005B6FB5">
        <w:t>9</w:t>
      </w:r>
      <w:r w:rsidRPr="005B6FB5">
        <w:rPr>
          <w:rFonts w:hint="eastAsia"/>
        </w:rPr>
        <w:t>月——</w:t>
      </w:r>
      <w:r w:rsidRPr="005B6FB5">
        <w:t>2020</w:t>
      </w:r>
      <w:r w:rsidRPr="005B6FB5">
        <w:rPr>
          <w:rFonts w:hint="eastAsia"/>
        </w:rPr>
        <w:t>年</w:t>
      </w:r>
      <w:r w:rsidR="008864DE" w:rsidRPr="005B6FB5">
        <w:t>9</w:t>
      </w:r>
      <w:r w:rsidRPr="005B6FB5">
        <w:rPr>
          <w:rFonts w:hint="eastAsia"/>
        </w:rPr>
        <w:t>月</w:t>
      </w:r>
      <w:r w:rsidR="00443D04" w:rsidRPr="005B6FB5">
        <w:rPr>
          <w:rFonts w:hint="eastAsia"/>
        </w:rPr>
        <w:t>：</w:t>
      </w:r>
      <w:r w:rsidRPr="005B6FB5">
        <w:rPr>
          <w:rFonts w:hint="eastAsia"/>
        </w:rPr>
        <w:t>查阅文献，选定课题，开题；</w:t>
      </w:r>
    </w:p>
    <w:bookmarkEnd w:id="31"/>
    <w:bookmarkEnd w:id="32"/>
    <w:p w14:paraId="74DA03AE" w14:textId="56E84978" w:rsidR="007608BD" w:rsidRPr="005B6FB5" w:rsidRDefault="005D46D6" w:rsidP="00DB2B3C">
      <w:pPr>
        <w:ind w:firstLine="480"/>
      </w:pPr>
      <w:r w:rsidRPr="005B6FB5">
        <w:rPr>
          <w:rFonts w:hint="eastAsia"/>
        </w:rPr>
        <w:t>2</w:t>
      </w:r>
      <w:r w:rsidRPr="005B6FB5">
        <w:t>0</w:t>
      </w:r>
      <w:r w:rsidR="008864DE" w:rsidRPr="005B6FB5">
        <w:t>19</w:t>
      </w:r>
      <w:r w:rsidRPr="005B6FB5">
        <w:rPr>
          <w:rFonts w:hint="eastAsia"/>
        </w:rPr>
        <w:t>年</w:t>
      </w:r>
      <w:r w:rsidR="008864DE" w:rsidRPr="005B6FB5">
        <w:t>9</w:t>
      </w:r>
      <w:r w:rsidRPr="005B6FB5">
        <w:rPr>
          <w:rFonts w:hint="eastAsia"/>
        </w:rPr>
        <w:t>月——2</w:t>
      </w:r>
      <w:r w:rsidRPr="005B6FB5">
        <w:t>020</w:t>
      </w:r>
      <w:r w:rsidRPr="005B6FB5">
        <w:rPr>
          <w:rFonts w:hint="eastAsia"/>
        </w:rPr>
        <w:t>年</w:t>
      </w:r>
      <w:r w:rsidRPr="005B6FB5">
        <w:t>1</w:t>
      </w:r>
      <w:r w:rsidR="002C43AC" w:rsidRPr="005B6FB5">
        <w:t>2</w:t>
      </w:r>
      <w:r w:rsidRPr="005B6FB5">
        <w:rPr>
          <w:rFonts w:hint="eastAsia"/>
        </w:rPr>
        <w:t>月</w:t>
      </w:r>
      <w:r w:rsidR="00443D04" w:rsidRPr="005B6FB5">
        <w:rPr>
          <w:rFonts w:hint="eastAsia"/>
        </w:rPr>
        <w:t>：</w:t>
      </w:r>
      <w:r w:rsidR="00066201" w:rsidRPr="005B6FB5">
        <w:rPr>
          <w:rFonts w:hint="eastAsia"/>
        </w:rPr>
        <w:t>学理论，</w:t>
      </w:r>
      <w:r w:rsidRPr="005B6FB5">
        <w:rPr>
          <w:rFonts w:hint="eastAsia"/>
        </w:rPr>
        <w:t>建模型，</w:t>
      </w:r>
      <w:r w:rsidR="00443D04" w:rsidRPr="005B6FB5">
        <w:rPr>
          <w:rFonts w:hint="eastAsia"/>
        </w:rPr>
        <w:t>找数据，</w:t>
      </w:r>
      <w:r w:rsidR="00066201" w:rsidRPr="005B6FB5">
        <w:rPr>
          <w:rFonts w:hint="eastAsia"/>
        </w:rPr>
        <w:t>估计</w:t>
      </w:r>
      <w:r w:rsidR="00443D04" w:rsidRPr="005B6FB5">
        <w:rPr>
          <w:rFonts w:hint="eastAsia"/>
        </w:rPr>
        <w:t>参数，</w:t>
      </w:r>
      <w:r w:rsidRPr="005B6FB5">
        <w:rPr>
          <w:rFonts w:hint="eastAsia"/>
        </w:rPr>
        <w:t>做</w:t>
      </w:r>
      <w:r w:rsidR="00443D04" w:rsidRPr="005B6FB5">
        <w:rPr>
          <w:rFonts w:hint="eastAsia"/>
        </w:rPr>
        <w:t>实验</w:t>
      </w:r>
      <w:r w:rsidR="00C60EE3" w:rsidRPr="005B6FB5">
        <w:rPr>
          <w:rFonts w:hint="eastAsia"/>
        </w:rPr>
        <w:t>与实证</w:t>
      </w:r>
      <w:r w:rsidR="00066201" w:rsidRPr="005B6FB5">
        <w:rPr>
          <w:rFonts w:hint="eastAsia"/>
        </w:rPr>
        <w:t>，分析</w:t>
      </w:r>
      <w:r w:rsidR="00C60EE3" w:rsidRPr="005B6FB5">
        <w:rPr>
          <w:rFonts w:hint="eastAsia"/>
        </w:rPr>
        <w:t>结果，</w:t>
      </w:r>
      <w:r w:rsidR="00C91594" w:rsidRPr="005B6FB5">
        <w:rPr>
          <w:rFonts w:hint="eastAsia"/>
        </w:rPr>
        <w:t>获得</w:t>
      </w:r>
      <w:r w:rsidR="00066201" w:rsidRPr="005B6FB5">
        <w:rPr>
          <w:rFonts w:hint="eastAsia"/>
        </w:rPr>
        <w:t>结论</w:t>
      </w:r>
      <w:r w:rsidRPr="005B6FB5">
        <w:rPr>
          <w:rFonts w:hint="eastAsia"/>
        </w:rPr>
        <w:t>；</w:t>
      </w:r>
    </w:p>
    <w:p w14:paraId="50CB32B1" w14:textId="18297550" w:rsidR="005D46D6" w:rsidRPr="005B6FB5" w:rsidRDefault="005D46D6" w:rsidP="00DB2B3C">
      <w:pPr>
        <w:ind w:firstLine="480"/>
      </w:pPr>
      <w:r w:rsidRPr="005B6FB5">
        <w:rPr>
          <w:rFonts w:hint="eastAsia"/>
        </w:rPr>
        <w:t>2</w:t>
      </w:r>
      <w:r w:rsidRPr="005B6FB5">
        <w:t>020</w:t>
      </w:r>
      <w:r w:rsidRPr="005B6FB5">
        <w:rPr>
          <w:rFonts w:hint="eastAsia"/>
        </w:rPr>
        <w:t>年</w:t>
      </w:r>
      <w:r w:rsidR="008864DE" w:rsidRPr="005B6FB5">
        <w:t>11</w:t>
      </w:r>
      <w:r w:rsidRPr="005B6FB5">
        <w:rPr>
          <w:rFonts w:hint="eastAsia"/>
        </w:rPr>
        <w:t>月——2</w:t>
      </w:r>
      <w:r w:rsidRPr="005B6FB5">
        <w:t>021</w:t>
      </w:r>
      <w:r w:rsidRPr="005B6FB5">
        <w:rPr>
          <w:rFonts w:hint="eastAsia"/>
        </w:rPr>
        <w:t>年</w:t>
      </w:r>
      <w:r w:rsidRPr="005B6FB5">
        <w:t>4</w:t>
      </w:r>
      <w:r w:rsidRPr="005B6FB5">
        <w:rPr>
          <w:rFonts w:hint="eastAsia"/>
        </w:rPr>
        <w:t>月</w:t>
      </w:r>
      <w:r w:rsidR="00443D04" w:rsidRPr="005B6FB5">
        <w:rPr>
          <w:rFonts w:hint="eastAsia"/>
        </w:rPr>
        <w:t>：</w:t>
      </w:r>
      <w:r w:rsidRPr="005B6FB5">
        <w:rPr>
          <w:rFonts w:hint="eastAsia"/>
        </w:rPr>
        <w:t>撰写</w:t>
      </w:r>
      <w:r w:rsidR="00443D04" w:rsidRPr="005B6FB5">
        <w:rPr>
          <w:rFonts w:hint="eastAsia"/>
        </w:rPr>
        <w:t>、修改论文</w:t>
      </w:r>
      <w:r w:rsidRPr="005B6FB5">
        <w:rPr>
          <w:rFonts w:hint="eastAsia"/>
        </w:rPr>
        <w:t>；</w:t>
      </w:r>
    </w:p>
    <w:p w14:paraId="23959B90" w14:textId="0AB6C6C8" w:rsidR="005D46D6" w:rsidRPr="005B6FB5" w:rsidRDefault="005D46D6" w:rsidP="00DB2B3C">
      <w:pPr>
        <w:ind w:firstLine="480"/>
      </w:pPr>
      <w:r w:rsidRPr="005B6FB5">
        <w:rPr>
          <w:rFonts w:hint="eastAsia"/>
        </w:rPr>
        <w:lastRenderedPageBreak/>
        <w:t>2</w:t>
      </w:r>
      <w:r w:rsidRPr="005B6FB5">
        <w:t>021</w:t>
      </w:r>
      <w:r w:rsidRPr="005B6FB5">
        <w:rPr>
          <w:rFonts w:hint="eastAsia"/>
        </w:rPr>
        <w:t>年</w:t>
      </w:r>
      <w:r w:rsidRPr="005B6FB5">
        <w:t>4</w:t>
      </w:r>
      <w:r w:rsidRPr="005B6FB5">
        <w:rPr>
          <w:rFonts w:hint="eastAsia"/>
        </w:rPr>
        <w:t>月——2</w:t>
      </w:r>
      <w:r w:rsidRPr="005B6FB5">
        <w:t>021</w:t>
      </w:r>
      <w:r w:rsidRPr="005B6FB5">
        <w:rPr>
          <w:rFonts w:hint="eastAsia"/>
        </w:rPr>
        <w:t>年6月</w:t>
      </w:r>
      <w:r w:rsidR="00443D04" w:rsidRPr="005B6FB5">
        <w:rPr>
          <w:rFonts w:hint="eastAsia"/>
        </w:rPr>
        <w:t>：</w:t>
      </w:r>
      <w:r w:rsidR="00066201" w:rsidRPr="005B6FB5">
        <w:rPr>
          <w:rFonts w:hint="eastAsia"/>
        </w:rPr>
        <w:t>盲审与机检，预答辩与正式答辩</w:t>
      </w:r>
      <w:r w:rsidRPr="005B6FB5">
        <w:rPr>
          <w:rFonts w:hint="eastAsia"/>
        </w:rPr>
        <w:t>答辩</w:t>
      </w:r>
      <w:r w:rsidR="00066201" w:rsidRPr="005B6FB5">
        <w:rPr>
          <w:rFonts w:hint="eastAsia"/>
        </w:rPr>
        <w:t>，定稿，完成研究工作</w:t>
      </w:r>
      <w:r w:rsidRPr="005B6FB5">
        <w:rPr>
          <w:rFonts w:hint="eastAsia"/>
        </w:rPr>
        <w:t>；</w:t>
      </w:r>
    </w:p>
    <w:p w14:paraId="6ACC1954" w14:textId="77777777" w:rsidR="007608BD" w:rsidRPr="005B6FB5" w:rsidRDefault="007608BD" w:rsidP="00DB2B3C">
      <w:pPr>
        <w:ind w:firstLine="480"/>
      </w:pPr>
    </w:p>
    <w:p w14:paraId="32F493BE" w14:textId="40124EE8" w:rsidR="007608BD" w:rsidRPr="005B6FB5" w:rsidRDefault="007608BD" w:rsidP="00DB2B3C">
      <w:pPr>
        <w:ind w:firstLine="480"/>
      </w:pPr>
    </w:p>
    <w:p w14:paraId="1969F386" w14:textId="23557B8D" w:rsidR="00CF6585" w:rsidRDefault="00CF6585" w:rsidP="00DB2B3C">
      <w:pPr>
        <w:pStyle w:val="ListParagraph"/>
        <w:numPr>
          <w:ilvl w:val="0"/>
          <w:numId w:val="21"/>
        </w:numPr>
        <w:ind w:firstLineChars="0"/>
      </w:pPr>
      <w:r>
        <w:rPr>
          <w:rFonts w:hint="eastAsia"/>
        </w:rPr>
        <w:t>主要措施：</w:t>
      </w:r>
    </w:p>
    <w:p w14:paraId="316339E6" w14:textId="420C4B24" w:rsidR="00CF6585" w:rsidRPr="005B6FB5" w:rsidRDefault="00CF6585" w:rsidP="00DB2B3C">
      <w:pPr>
        <w:ind w:firstLine="480"/>
      </w:pPr>
    </w:p>
    <w:p w14:paraId="27037879" w14:textId="77777777" w:rsidR="00CF6585" w:rsidRDefault="00CF6585" w:rsidP="00DB2B3C">
      <w:pPr>
        <w:pStyle w:val="ListParagraph"/>
        <w:numPr>
          <w:ilvl w:val="0"/>
          <w:numId w:val="12"/>
        </w:numPr>
        <w:ind w:firstLineChars="0"/>
      </w:pPr>
      <w:r>
        <w:rPr>
          <w:rFonts w:hint="eastAsia"/>
        </w:rPr>
        <w:t>本文的理论基础将通过相关文献收集分析进行选择性的采用；</w:t>
      </w:r>
    </w:p>
    <w:p w14:paraId="4B318D0D" w14:textId="10E8A6DA" w:rsidR="00CF6585" w:rsidRDefault="00CF6585" w:rsidP="00DB2B3C">
      <w:pPr>
        <w:pStyle w:val="ListParagraph"/>
        <w:numPr>
          <w:ilvl w:val="0"/>
          <w:numId w:val="12"/>
        </w:numPr>
        <w:ind w:firstLineChars="0"/>
      </w:pPr>
      <w:r>
        <w:rPr>
          <w:rFonts w:hint="eastAsia"/>
        </w:rPr>
        <w:t>所采用的模型将通过数理方法</w:t>
      </w:r>
      <w:r w:rsidR="00517DD3">
        <w:rPr>
          <w:rFonts w:hint="eastAsia"/>
        </w:rPr>
        <w:t>推演</w:t>
      </w:r>
      <w:r>
        <w:rPr>
          <w:rFonts w:hint="eastAsia"/>
        </w:rPr>
        <w:t>，借助</w:t>
      </w:r>
      <w:r w:rsidR="00517DD3">
        <w:rPr>
          <w:rFonts w:hint="eastAsia"/>
        </w:rPr>
        <w:t>计算机辅助</w:t>
      </w:r>
      <w:r>
        <w:rPr>
          <w:rFonts w:hint="eastAsia"/>
        </w:rPr>
        <w:t>工具</w:t>
      </w:r>
      <w:r w:rsidR="00517DD3">
        <w:rPr>
          <w:rFonts w:hint="eastAsia"/>
        </w:rPr>
        <w:t>如</w:t>
      </w:r>
      <w:r w:rsidR="00066201">
        <w:rPr>
          <w:rFonts w:hint="eastAsia"/>
        </w:rPr>
        <w:t>M</w:t>
      </w:r>
      <w:r w:rsidR="00066201">
        <w:t>athematica</w:t>
      </w:r>
      <w:r w:rsidR="00066201">
        <w:rPr>
          <w:rFonts w:hint="eastAsia"/>
        </w:rPr>
        <w:t>、</w:t>
      </w:r>
      <w:r w:rsidR="00517DD3">
        <w:t>Python</w:t>
      </w:r>
      <w:r w:rsidR="00517DD3">
        <w:rPr>
          <w:rFonts w:hint="eastAsia"/>
        </w:rPr>
        <w:t>、R、S</w:t>
      </w:r>
      <w:r w:rsidR="00517DD3">
        <w:t>tata</w:t>
      </w:r>
      <w:r w:rsidR="00517DD3">
        <w:rPr>
          <w:rFonts w:hint="eastAsia"/>
        </w:rPr>
        <w:t>等</w:t>
      </w:r>
      <w:r>
        <w:rPr>
          <w:rFonts w:hint="eastAsia"/>
        </w:rPr>
        <w:t>进行建模</w:t>
      </w:r>
      <w:r w:rsidR="00066201">
        <w:rPr>
          <w:rFonts w:hint="eastAsia"/>
        </w:rPr>
        <w:t>、</w:t>
      </w:r>
      <w:r>
        <w:rPr>
          <w:rFonts w:hint="eastAsia"/>
        </w:rPr>
        <w:t>推演</w:t>
      </w:r>
      <w:r w:rsidR="00066201">
        <w:rPr>
          <w:rFonts w:hint="eastAsia"/>
        </w:rPr>
        <w:t>、</w:t>
      </w:r>
      <w:r w:rsidR="004F3ABF">
        <w:rPr>
          <w:rFonts w:hint="eastAsia"/>
        </w:rPr>
        <w:t>实验</w:t>
      </w:r>
      <w:r>
        <w:rPr>
          <w:rFonts w:hint="eastAsia"/>
        </w:rPr>
        <w:t>；</w:t>
      </w:r>
    </w:p>
    <w:p w14:paraId="2F67DD16" w14:textId="6AFF6E69" w:rsidR="00CF6585" w:rsidRDefault="00CF6585" w:rsidP="00DB2B3C">
      <w:pPr>
        <w:pStyle w:val="ListParagraph"/>
        <w:numPr>
          <w:ilvl w:val="0"/>
          <w:numId w:val="12"/>
        </w:numPr>
        <w:ind w:firstLineChars="0"/>
      </w:pPr>
      <w:r>
        <w:rPr>
          <w:rFonts w:hint="eastAsia"/>
        </w:rPr>
        <w:t>采用模型的数理分析，得出结果，分析得到结论；</w:t>
      </w:r>
    </w:p>
    <w:p w14:paraId="46FD166C" w14:textId="200BF708" w:rsidR="00CF6585" w:rsidRDefault="00CF6585" w:rsidP="00DB2B3C">
      <w:pPr>
        <w:pStyle w:val="ListParagraph"/>
        <w:numPr>
          <w:ilvl w:val="0"/>
          <w:numId w:val="12"/>
        </w:numPr>
        <w:ind w:firstLineChars="0"/>
      </w:pPr>
      <w:r>
        <w:rPr>
          <w:rFonts w:hint="eastAsia"/>
        </w:rPr>
        <w:t>采用模拟仿真和实证相结合的方式，得出结果；</w:t>
      </w:r>
    </w:p>
    <w:p w14:paraId="6857927C" w14:textId="77777777" w:rsidR="007608BD" w:rsidRPr="005B6FB5" w:rsidRDefault="007608BD" w:rsidP="00DB2B3C">
      <w:pPr>
        <w:ind w:firstLine="480"/>
      </w:pPr>
    </w:p>
    <w:p w14:paraId="029B8C12" w14:textId="77777777" w:rsidR="007608BD" w:rsidRPr="005B6FB5" w:rsidRDefault="007608BD" w:rsidP="00DB2B3C">
      <w:pPr>
        <w:ind w:firstLine="480"/>
      </w:pPr>
    </w:p>
    <w:p w14:paraId="0491284F" w14:textId="4FC4024A" w:rsidR="008C4BE4" w:rsidRPr="005B6FB5" w:rsidRDefault="008C4BE4" w:rsidP="00DB2B3C">
      <w:pPr>
        <w:ind w:firstLine="480"/>
      </w:pPr>
    </w:p>
    <w:p w14:paraId="2D98B570" w14:textId="78F62722" w:rsidR="008C4BE4" w:rsidRPr="005B6FB5" w:rsidRDefault="008C4BE4" w:rsidP="00DB2B3C">
      <w:pPr>
        <w:ind w:firstLine="480"/>
      </w:pPr>
    </w:p>
    <w:p w14:paraId="1648486D" w14:textId="6E0F47D9" w:rsidR="00B402C8" w:rsidRPr="005B6FB5" w:rsidRDefault="00B402C8" w:rsidP="00DB2B3C">
      <w:pPr>
        <w:ind w:firstLine="480"/>
      </w:pPr>
    </w:p>
    <w:p w14:paraId="5B445042" w14:textId="66C7DAB4" w:rsidR="00B402C8" w:rsidRPr="005B6FB5" w:rsidRDefault="00B402C8" w:rsidP="00DB2B3C">
      <w:pPr>
        <w:ind w:firstLine="480"/>
      </w:pPr>
    </w:p>
    <w:p w14:paraId="1C1E065B" w14:textId="46E6982A" w:rsidR="00B402C8" w:rsidRPr="005B6FB5" w:rsidRDefault="00B402C8" w:rsidP="00DB2B3C">
      <w:pPr>
        <w:ind w:firstLine="480"/>
      </w:pPr>
    </w:p>
    <w:p w14:paraId="17686B90" w14:textId="1BF320CC" w:rsidR="00B402C8" w:rsidRPr="005B6FB5" w:rsidRDefault="00B402C8" w:rsidP="00DB2B3C">
      <w:pPr>
        <w:ind w:firstLine="480"/>
      </w:pPr>
    </w:p>
    <w:p w14:paraId="593DEF66" w14:textId="38160C39" w:rsidR="00B402C8" w:rsidRPr="005B6FB5" w:rsidRDefault="00B402C8" w:rsidP="00DB2B3C">
      <w:pPr>
        <w:ind w:firstLine="480"/>
      </w:pPr>
    </w:p>
    <w:p w14:paraId="40DFBD53" w14:textId="626EF217" w:rsidR="00B402C8" w:rsidRPr="005B6FB5" w:rsidRDefault="00B402C8" w:rsidP="00DB2B3C">
      <w:pPr>
        <w:ind w:firstLine="480"/>
      </w:pPr>
    </w:p>
    <w:p w14:paraId="554A4D7F" w14:textId="1E8BE59E" w:rsidR="00B402C8" w:rsidRPr="005B6FB5" w:rsidRDefault="00B402C8" w:rsidP="00DB2B3C">
      <w:pPr>
        <w:ind w:firstLine="480"/>
      </w:pPr>
    </w:p>
    <w:p w14:paraId="77F4A820" w14:textId="7FE2C9A2" w:rsidR="00B402C8" w:rsidRPr="005B6FB5" w:rsidRDefault="00B402C8" w:rsidP="00DB2B3C">
      <w:pPr>
        <w:ind w:firstLine="480"/>
      </w:pPr>
    </w:p>
    <w:p w14:paraId="3A5E4F5A" w14:textId="4F170124" w:rsidR="00B402C8" w:rsidRPr="005B6FB5" w:rsidRDefault="00B402C8" w:rsidP="00DB2B3C">
      <w:pPr>
        <w:ind w:firstLine="480"/>
      </w:pPr>
    </w:p>
    <w:p w14:paraId="4093ACED" w14:textId="7C5DDAAF" w:rsidR="00B402C8" w:rsidRPr="005B6FB5" w:rsidRDefault="00B402C8" w:rsidP="00DB2B3C">
      <w:pPr>
        <w:ind w:firstLine="480"/>
      </w:pPr>
    </w:p>
    <w:p w14:paraId="379B5C91" w14:textId="5E3AFD37" w:rsidR="00B402C8" w:rsidRPr="005B6FB5" w:rsidRDefault="00B402C8" w:rsidP="00DB2B3C">
      <w:pPr>
        <w:ind w:firstLine="480"/>
      </w:pPr>
    </w:p>
    <w:p w14:paraId="18111F51" w14:textId="63EB3553" w:rsidR="00B402C8" w:rsidRPr="005B6FB5" w:rsidRDefault="00B402C8" w:rsidP="00DB2B3C">
      <w:pPr>
        <w:ind w:firstLine="480"/>
      </w:pPr>
    </w:p>
    <w:p w14:paraId="51699541" w14:textId="5A8FD23A" w:rsidR="00B402C8" w:rsidRPr="005B6FB5" w:rsidRDefault="00B402C8" w:rsidP="00DB2B3C">
      <w:pPr>
        <w:ind w:firstLine="480"/>
      </w:pPr>
    </w:p>
    <w:p w14:paraId="5A80DF53" w14:textId="1D044E58" w:rsidR="00B402C8" w:rsidRPr="005B6FB5" w:rsidRDefault="00B402C8" w:rsidP="00DB2B3C">
      <w:pPr>
        <w:ind w:firstLine="480"/>
      </w:pPr>
    </w:p>
    <w:p w14:paraId="493E3B9E" w14:textId="77777777" w:rsidR="00B402C8" w:rsidRPr="005B6FB5" w:rsidRDefault="00B402C8" w:rsidP="00DB2B3C">
      <w:pPr>
        <w:ind w:firstLine="480"/>
      </w:pPr>
    </w:p>
    <w:p w14:paraId="60294939" w14:textId="1D589A88" w:rsidR="00655D90" w:rsidRDefault="00655D90" w:rsidP="00DB2B3C">
      <w:pPr>
        <w:pStyle w:val="Heading2"/>
        <w:ind w:firstLine="640"/>
      </w:pPr>
      <w:r w:rsidRPr="00C63D43">
        <w:rPr>
          <w:rFonts w:hint="eastAsia"/>
          <w:color w:val="4472C4" w:themeColor="accent1"/>
        </w:rPr>
        <w:t>主要参考资料</w:t>
      </w:r>
      <w:r>
        <w:rPr>
          <w:rFonts w:hint="eastAsia"/>
        </w:rPr>
        <w:t>：</w:t>
      </w:r>
    </w:p>
    <w:p w14:paraId="6B2D048F" w14:textId="77777777" w:rsidR="008A3E91" w:rsidRPr="005B6FB5" w:rsidRDefault="008A3E91" w:rsidP="00DB2B3C">
      <w:pPr>
        <w:ind w:firstLine="480"/>
      </w:pPr>
    </w:p>
    <w:p w14:paraId="5840E879" w14:textId="4D233F99" w:rsidR="008C4BE4" w:rsidRPr="005B6FB5" w:rsidRDefault="008C4BE4" w:rsidP="00127045">
      <w:pPr>
        <w:pStyle w:val="a"/>
      </w:pPr>
    </w:p>
    <w:p w14:paraId="20A39C3C" w14:textId="77777777" w:rsidR="00CC7238" w:rsidRPr="00CC7238" w:rsidRDefault="008C4BE4" w:rsidP="00CC7238">
      <w:pPr>
        <w:pStyle w:val="Bibliography0"/>
        <w:ind w:firstLine="480"/>
        <w:rPr>
          <w:rFonts w:cs="Times New Roman"/>
        </w:rPr>
      </w:pPr>
      <w:r w:rsidRPr="005B6FB5">
        <w:fldChar w:fldCharType="begin"/>
      </w:r>
      <w:r w:rsidR="006D6185">
        <w:instrText xml:space="preserve"> ADDIN ZOTERO_BIBL {"uncited":[],"omitted":[],"custom":[]} CSL_BIBLIOGRAPHY </w:instrText>
      </w:r>
      <w:r w:rsidRPr="005B6FB5">
        <w:fldChar w:fldCharType="separate"/>
      </w:r>
      <w:r w:rsidR="00CC7238" w:rsidRPr="00CC7238">
        <w:rPr>
          <w:rFonts w:cs="Times New Roman"/>
        </w:rPr>
        <w:t>白雪梅, 石大龙, 2014. 中国金融体系的系统性风险度量[J]. 国际金融研究, (06): 75–85.</w:t>
      </w:r>
    </w:p>
    <w:p w14:paraId="3FAD7912" w14:textId="77777777" w:rsidR="00CC7238" w:rsidRPr="00CC7238" w:rsidRDefault="00CC7238" w:rsidP="00CC7238">
      <w:pPr>
        <w:pStyle w:val="Bibliography0"/>
        <w:ind w:firstLine="480"/>
        <w:rPr>
          <w:rFonts w:cs="Times New Roman"/>
        </w:rPr>
      </w:pPr>
      <w:r w:rsidRPr="00CC7238">
        <w:rPr>
          <w:rFonts w:cs="Times New Roman"/>
        </w:rPr>
        <w:t>方意, 2016a. 系统性风险的传染渠道与度量研究——兼论宏观审慎政策实施[J]. 管理世界, (08): 32-57,187.</w:t>
      </w:r>
    </w:p>
    <w:p w14:paraId="7D0A881E" w14:textId="77777777" w:rsidR="00CC7238" w:rsidRPr="00CC7238" w:rsidRDefault="00CC7238" w:rsidP="00CC7238">
      <w:pPr>
        <w:pStyle w:val="Bibliography0"/>
        <w:ind w:firstLine="480"/>
        <w:rPr>
          <w:rFonts w:cs="Times New Roman"/>
        </w:rPr>
      </w:pPr>
      <w:r w:rsidRPr="00CC7238">
        <w:rPr>
          <w:rFonts w:cs="Times New Roman"/>
        </w:rPr>
        <w:t>方意, 2016b. 宏观审慎政策有效性研究[J]. 世界经济, 39(08): 25–49.</w:t>
      </w:r>
    </w:p>
    <w:p w14:paraId="1814EC46" w14:textId="77777777" w:rsidR="00CC7238" w:rsidRPr="00CC7238" w:rsidRDefault="00CC7238" w:rsidP="00CC7238">
      <w:pPr>
        <w:pStyle w:val="Bibliography0"/>
        <w:ind w:firstLine="480"/>
        <w:rPr>
          <w:rFonts w:cs="Times New Roman"/>
        </w:rPr>
      </w:pPr>
      <w:r w:rsidRPr="00CC7238">
        <w:rPr>
          <w:rFonts w:cs="Times New Roman"/>
        </w:rPr>
        <w:t>方意, 2017. 中国银行业系统性风险研究——宏观审慎视角下的三个压力测试[J]. 经济理论与经济管理, (02): 48–66.</w:t>
      </w:r>
    </w:p>
    <w:p w14:paraId="75B8F931" w14:textId="77777777" w:rsidR="00CC7238" w:rsidRPr="00CC7238" w:rsidRDefault="00CC7238" w:rsidP="00CC7238">
      <w:pPr>
        <w:pStyle w:val="Bibliography0"/>
        <w:ind w:firstLine="480"/>
        <w:rPr>
          <w:rFonts w:cs="Times New Roman"/>
        </w:rPr>
      </w:pPr>
      <w:r w:rsidRPr="00CC7238">
        <w:rPr>
          <w:rFonts w:cs="Times New Roman"/>
        </w:rPr>
        <w:t>方意, 黄丽灵, 2019. 系统性风险、抛售博弈与宏观审慎政策[J]. 经济研究, (09 vo 54): 41–55.</w:t>
      </w:r>
    </w:p>
    <w:p w14:paraId="543CBCBE" w14:textId="77777777" w:rsidR="00CC7238" w:rsidRPr="00CC7238" w:rsidRDefault="00CC7238" w:rsidP="00CC7238">
      <w:pPr>
        <w:pStyle w:val="Bibliography0"/>
        <w:ind w:firstLine="480"/>
        <w:rPr>
          <w:rFonts w:cs="Times New Roman"/>
        </w:rPr>
      </w:pPr>
      <w:r w:rsidRPr="00CC7238">
        <w:rPr>
          <w:rFonts w:cs="Times New Roman"/>
        </w:rPr>
        <w:t>和文佳, 方意, 荆中博, 2019. 中美贸易摩擦对中国系统性金融风险的影响研究[J]. 国际金融研究, (03): 34–45.</w:t>
      </w:r>
    </w:p>
    <w:p w14:paraId="3921AD40" w14:textId="77777777" w:rsidR="00CC7238" w:rsidRPr="00CC7238" w:rsidRDefault="00CC7238" w:rsidP="00CC7238">
      <w:pPr>
        <w:pStyle w:val="Bibliography0"/>
        <w:ind w:firstLine="480"/>
        <w:rPr>
          <w:rFonts w:cs="Times New Roman"/>
        </w:rPr>
      </w:pPr>
      <w:r w:rsidRPr="00CC7238">
        <w:rPr>
          <w:rFonts w:cs="Times New Roman"/>
        </w:rPr>
        <w:t>李守伟, 何建敏, 2012. 不同网络结构下银行间传染风险研究[J]. 管理工程学报, (4): 75-80+103.</w:t>
      </w:r>
    </w:p>
    <w:p w14:paraId="5C003D20" w14:textId="77777777" w:rsidR="00CC7238" w:rsidRPr="00CC7238" w:rsidRDefault="00CC7238" w:rsidP="00CC7238">
      <w:pPr>
        <w:pStyle w:val="Bibliography0"/>
        <w:ind w:firstLine="480"/>
        <w:rPr>
          <w:rFonts w:cs="Times New Roman"/>
        </w:rPr>
      </w:pPr>
      <w:r w:rsidRPr="00CC7238">
        <w:rPr>
          <w:rFonts w:cs="Times New Roman"/>
        </w:rPr>
        <w:t>李守伟, 何建敏, 庄亚明, 等, 2011. 基于复杂网络的银行同业拆借市场稳定性研究[J]. 管理工程学报, 25(2): 195–199.</w:t>
      </w:r>
    </w:p>
    <w:p w14:paraId="1035DC67" w14:textId="77777777" w:rsidR="00CC7238" w:rsidRPr="00CC7238" w:rsidRDefault="00CC7238" w:rsidP="00CC7238">
      <w:pPr>
        <w:pStyle w:val="Bibliography0"/>
        <w:ind w:firstLine="480"/>
        <w:rPr>
          <w:rFonts w:cs="Times New Roman"/>
        </w:rPr>
      </w:pPr>
      <w:r w:rsidRPr="00CC7238">
        <w:rPr>
          <w:rFonts w:cs="Times New Roman"/>
        </w:rPr>
        <w:t>彭建刚, 童磊, 2013. 同业拆借视角下银行业流动性风险传染效应研究[J]. 湖南社会科学, (05): 141–145.</w:t>
      </w:r>
    </w:p>
    <w:p w14:paraId="7D5524D8" w14:textId="77777777" w:rsidR="00CC7238" w:rsidRPr="00CC7238" w:rsidRDefault="00CC7238" w:rsidP="00CC7238">
      <w:pPr>
        <w:pStyle w:val="Bibliography0"/>
        <w:ind w:firstLine="480"/>
        <w:rPr>
          <w:rFonts w:cs="Times New Roman"/>
        </w:rPr>
      </w:pPr>
      <w:r w:rsidRPr="00CC7238">
        <w:rPr>
          <w:rFonts w:cs="Times New Roman"/>
        </w:rPr>
        <w:t>王擎, 田娇, 2016. 银行资本监管与系统性金融风险传递——基于DSGE模型的分析[J]. 中国社会科学, 000(03): 99–122.</w:t>
      </w:r>
    </w:p>
    <w:p w14:paraId="467372F9" w14:textId="77777777" w:rsidR="00CC7238" w:rsidRPr="00CC7238" w:rsidRDefault="00CC7238" w:rsidP="00CC7238">
      <w:pPr>
        <w:pStyle w:val="Bibliography0"/>
        <w:ind w:firstLine="480"/>
        <w:rPr>
          <w:rFonts w:cs="Times New Roman"/>
        </w:rPr>
      </w:pPr>
      <w:r w:rsidRPr="00CC7238">
        <w:rPr>
          <w:rFonts w:cs="Times New Roman"/>
        </w:rPr>
        <w:t>杨子晖, 陈雨恬, 张平淼, 2020. 重大突发公共事件下的宏观经济冲击、金融风险传导与治理应对[J]. 管理世界, 36(05): 13-35+7.</w:t>
      </w:r>
    </w:p>
    <w:p w14:paraId="560E81B6" w14:textId="77777777" w:rsidR="00CC7238" w:rsidRPr="00CC7238" w:rsidRDefault="00CC7238" w:rsidP="00CC7238">
      <w:pPr>
        <w:pStyle w:val="Bibliography0"/>
        <w:ind w:firstLine="480"/>
        <w:rPr>
          <w:rFonts w:cs="Times New Roman"/>
        </w:rPr>
      </w:pPr>
      <w:r w:rsidRPr="00CC7238">
        <w:rPr>
          <w:rFonts w:cs="Times New Roman"/>
        </w:rPr>
        <w:lastRenderedPageBreak/>
        <w:t>张锋华, 李红刚, 2013. 多主体模型下的银行网络流动性转移[J]. 内蒙古大学学报(自然科学版), 44(04): 431–434.</w:t>
      </w:r>
    </w:p>
    <w:p w14:paraId="0593195C" w14:textId="77777777" w:rsidR="00CC7238" w:rsidRPr="00CC7238" w:rsidRDefault="00CC7238" w:rsidP="00CC7238">
      <w:pPr>
        <w:pStyle w:val="Bibliography0"/>
        <w:ind w:firstLine="480"/>
        <w:rPr>
          <w:rFonts w:cs="Times New Roman"/>
        </w:rPr>
      </w:pPr>
      <w:r w:rsidRPr="00CC7238">
        <w:rPr>
          <w:rFonts w:cs="Times New Roman"/>
        </w:rPr>
        <w:t>周小川, 2016. 把握好多目标货币政策：转型的中国经济的视角[N]. 金融时报, : 001.</w:t>
      </w:r>
    </w:p>
    <w:p w14:paraId="774083A8" w14:textId="77777777" w:rsidR="00CC7238" w:rsidRPr="00CC7238" w:rsidRDefault="00CC7238" w:rsidP="00CC7238">
      <w:pPr>
        <w:pStyle w:val="Bibliography0"/>
        <w:ind w:firstLine="480"/>
        <w:rPr>
          <w:rFonts w:cs="Times New Roman"/>
        </w:rPr>
      </w:pPr>
      <w:r w:rsidRPr="00CC7238">
        <w:rPr>
          <w:rFonts w:cs="Times New Roman"/>
        </w:rPr>
        <w:t>Acharya V V, 2009. A theory of systemic risk and design of prudential bank regulation[J]. Journal of Financial Stability.</w:t>
      </w:r>
    </w:p>
    <w:p w14:paraId="0107CECD" w14:textId="77777777" w:rsidR="00CC7238" w:rsidRPr="00CC7238" w:rsidRDefault="00CC7238" w:rsidP="00CC7238">
      <w:pPr>
        <w:pStyle w:val="Bibliography0"/>
        <w:ind w:firstLine="480"/>
        <w:rPr>
          <w:rFonts w:cs="Times New Roman"/>
        </w:rPr>
      </w:pPr>
      <w:r w:rsidRPr="00CC7238">
        <w:rPr>
          <w:rFonts w:cs="Times New Roman"/>
        </w:rPr>
        <w:t>Allen F, Carletti E, Gale D, 2009. Interbank Market Liquidity and Central Bank Intervention[J]. Journal of Monetary Economics, 56(5): 639–652. DOI:10.1016/j.jmoneco.2009.04.003.</w:t>
      </w:r>
    </w:p>
    <w:p w14:paraId="2395513C" w14:textId="77777777" w:rsidR="00CC7238" w:rsidRPr="00CC7238" w:rsidRDefault="00CC7238" w:rsidP="00CC7238">
      <w:pPr>
        <w:pStyle w:val="Bibliography0"/>
        <w:ind w:firstLine="480"/>
        <w:rPr>
          <w:rFonts w:cs="Times New Roman"/>
        </w:rPr>
      </w:pPr>
      <w:r w:rsidRPr="00CC7238">
        <w:rPr>
          <w:rFonts w:cs="Times New Roman"/>
        </w:rPr>
        <w:t>Allen F, Gale D, 2000. Financial Contagion[J]. Journal of Political Economy, 108(1).</w:t>
      </w:r>
    </w:p>
    <w:p w14:paraId="325A3E92" w14:textId="77777777" w:rsidR="00CC7238" w:rsidRPr="00CC7238" w:rsidRDefault="00CC7238" w:rsidP="00CC7238">
      <w:pPr>
        <w:pStyle w:val="Bibliography0"/>
        <w:ind w:firstLine="480"/>
        <w:rPr>
          <w:rFonts w:cs="Times New Roman"/>
        </w:rPr>
      </w:pPr>
      <w:r w:rsidRPr="00CC7238">
        <w:rPr>
          <w:rFonts w:cs="Times New Roman"/>
        </w:rPr>
        <w:t>Banerjee T, Bernstein A, Feinstein Z, 2018. Dynamic Clearing and Contagion in Financial Networks[J/OL]. ArXiv:1801.02091 [q-Fin][2020–06–07]. http://arxiv.org/abs/1801.02091.</w:t>
      </w:r>
    </w:p>
    <w:p w14:paraId="4B1F28DD" w14:textId="77777777" w:rsidR="00CC7238" w:rsidRPr="00CC7238" w:rsidRDefault="00CC7238" w:rsidP="00CC7238">
      <w:pPr>
        <w:pStyle w:val="Bibliography0"/>
        <w:ind w:firstLine="480"/>
        <w:rPr>
          <w:rFonts w:cs="Times New Roman"/>
        </w:rPr>
      </w:pPr>
      <w:r w:rsidRPr="00CC7238">
        <w:rPr>
          <w:rFonts w:cs="Times New Roman"/>
        </w:rPr>
        <w:t>Benes J, Kumhof M, Laxton D, 2014a. Financial Crises in DSGE Models: A Prototype Model[J]. IMF Working Papers, 14(57): 1. DOI:10.5089/9781475540895.001.</w:t>
      </w:r>
    </w:p>
    <w:p w14:paraId="056F82DD" w14:textId="77777777" w:rsidR="00CC7238" w:rsidRPr="00CC7238" w:rsidRDefault="00CC7238" w:rsidP="00CC7238">
      <w:pPr>
        <w:pStyle w:val="Bibliography0"/>
        <w:ind w:firstLine="480"/>
        <w:rPr>
          <w:rFonts w:cs="Times New Roman"/>
        </w:rPr>
      </w:pPr>
      <w:r w:rsidRPr="00CC7238">
        <w:rPr>
          <w:rFonts w:cs="Times New Roman"/>
        </w:rPr>
        <w:t>Benes J, Kumhof M, Laxton D, 2014b. Financial Crises in DSGE Models: Selected Applications of MAPMOD[J]. IMF Working Papers, 14(56): 1. DOI:10.5089/9781475540239.001.</w:t>
      </w:r>
    </w:p>
    <w:p w14:paraId="21FC088B" w14:textId="77777777" w:rsidR="00CC7238" w:rsidRPr="00CC7238" w:rsidRDefault="00CC7238" w:rsidP="00CC7238">
      <w:pPr>
        <w:pStyle w:val="Bibliography0"/>
        <w:ind w:firstLine="480"/>
        <w:rPr>
          <w:rFonts w:cs="Times New Roman"/>
        </w:rPr>
      </w:pPr>
      <w:r w:rsidRPr="00CC7238">
        <w:rPr>
          <w:rFonts w:cs="Times New Roman"/>
        </w:rPr>
        <w:t>Boss M, Elsinger H, 2013. An empirical analysis of the network structure of the Austrian interbank market[J]. Financial Stability Report, (7).</w:t>
      </w:r>
    </w:p>
    <w:p w14:paraId="5CE06F12" w14:textId="77777777" w:rsidR="00CC7238" w:rsidRPr="00CC7238" w:rsidRDefault="00CC7238" w:rsidP="00CC7238">
      <w:pPr>
        <w:pStyle w:val="Bibliography0"/>
        <w:ind w:firstLine="480"/>
        <w:rPr>
          <w:rFonts w:cs="Times New Roman"/>
        </w:rPr>
      </w:pPr>
      <w:r w:rsidRPr="00CC7238">
        <w:rPr>
          <w:rFonts w:cs="Times New Roman"/>
        </w:rPr>
        <w:t>Carmona R, Fouque J-P, Mousavi S M, 等, 2016. Systemic Risk and Stochastic Games with Delay[J/OL]. ArXiv:1607.06373 [q-Fin][2020–06–07]. http://arxiv.org/abs/1607.06373.</w:t>
      </w:r>
    </w:p>
    <w:p w14:paraId="2911F6AF" w14:textId="77777777" w:rsidR="00CC7238" w:rsidRPr="00CC7238" w:rsidRDefault="00CC7238" w:rsidP="00CC7238">
      <w:pPr>
        <w:pStyle w:val="Bibliography0"/>
        <w:ind w:firstLine="480"/>
        <w:rPr>
          <w:rFonts w:cs="Times New Roman"/>
        </w:rPr>
      </w:pPr>
      <w:r w:rsidRPr="00CC7238">
        <w:rPr>
          <w:rFonts w:cs="Times New Roman"/>
        </w:rPr>
        <w:t>Carmona R, Fouque J-P, Sun L-H, 2015. MEAN FIELD GAMES AND SYSTEMIC RISK[J]. Communications in Mathematical Sciences, 13(4): 911–933. DOI:10.4310/CMS.2015.v13.n4.a4.</w:t>
      </w:r>
    </w:p>
    <w:p w14:paraId="313155B1" w14:textId="77777777" w:rsidR="00CC7238" w:rsidRPr="00CC7238" w:rsidRDefault="00CC7238" w:rsidP="00CC7238">
      <w:pPr>
        <w:pStyle w:val="Bibliography0"/>
        <w:ind w:firstLine="480"/>
        <w:rPr>
          <w:rFonts w:cs="Times New Roman"/>
        </w:rPr>
      </w:pPr>
      <w:r w:rsidRPr="00CC7238">
        <w:rPr>
          <w:rFonts w:cs="Times New Roman"/>
        </w:rPr>
        <w:t>Cifuentes R, Ferrucci G, Shin H S, 2005. Liquidity Risk and Contagion[J]. : 38. .</w:t>
      </w:r>
    </w:p>
    <w:p w14:paraId="4CB13108" w14:textId="77777777" w:rsidR="00CC7238" w:rsidRPr="00CC7238" w:rsidRDefault="00CC7238" w:rsidP="00CC7238">
      <w:pPr>
        <w:pStyle w:val="Bibliography0"/>
        <w:ind w:firstLine="480"/>
        <w:rPr>
          <w:rFonts w:cs="Times New Roman"/>
        </w:rPr>
      </w:pPr>
      <w:r w:rsidRPr="00CC7238">
        <w:rPr>
          <w:rFonts w:cs="Times New Roman"/>
        </w:rPr>
        <w:lastRenderedPageBreak/>
        <w:t>Cúrdia V, Woodford M, 2011. The Central-Bank Balance Sheet as an Instrument of Monetarypolicy[J]. Journal of Monetary Economics, 58(1): 54–79. DOI:10.1016/j.jmoneco.2010.09.011.</w:t>
      </w:r>
    </w:p>
    <w:p w14:paraId="44B2CF8E" w14:textId="77777777" w:rsidR="00CC7238" w:rsidRPr="00CC7238" w:rsidRDefault="00CC7238" w:rsidP="00CC7238">
      <w:pPr>
        <w:pStyle w:val="Bibliography0"/>
        <w:ind w:firstLine="480"/>
        <w:rPr>
          <w:rFonts w:cs="Times New Roman"/>
        </w:rPr>
      </w:pPr>
      <w:r w:rsidRPr="00CC7238">
        <w:rPr>
          <w:rFonts w:cs="Times New Roman"/>
        </w:rPr>
        <w:t>Diamond D W, Rajan R G, 2005. Liquidity Shortages and Banking Crises[J]. Journal of Finance, 60(2): 615–647.</w:t>
      </w:r>
    </w:p>
    <w:p w14:paraId="1AD157A6" w14:textId="77777777" w:rsidR="00CC7238" w:rsidRPr="00CC7238" w:rsidRDefault="00CC7238" w:rsidP="00CC7238">
      <w:pPr>
        <w:pStyle w:val="Bibliography0"/>
        <w:ind w:firstLine="480"/>
        <w:rPr>
          <w:rFonts w:cs="Times New Roman"/>
        </w:rPr>
      </w:pPr>
      <w:r w:rsidRPr="00CC7238">
        <w:rPr>
          <w:rFonts w:cs="Times New Roman"/>
        </w:rPr>
        <w:t>Dib A, 2010. Banks, Credit Market Frictions, and Business Cycles[R]. International Economic Analysis Department Bank of Canada: 48.</w:t>
      </w:r>
    </w:p>
    <w:p w14:paraId="6C1C45B5" w14:textId="77777777" w:rsidR="00CC7238" w:rsidRPr="00CC7238" w:rsidRDefault="00CC7238" w:rsidP="00CC7238">
      <w:pPr>
        <w:pStyle w:val="Bibliography0"/>
        <w:ind w:firstLine="480"/>
        <w:rPr>
          <w:rFonts w:cs="Times New Roman"/>
        </w:rPr>
      </w:pPr>
      <w:r w:rsidRPr="00CC7238">
        <w:rPr>
          <w:rFonts w:cs="Times New Roman"/>
        </w:rPr>
        <w:t>Dybvig D P H, 1983. Bank Runs, Deposit Insurance, and Liquidity[J]. Journal of Political Economy, 91(3): 401–419.</w:t>
      </w:r>
    </w:p>
    <w:p w14:paraId="13AB18C2" w14:textId="77777777" w:rsidR="00CC7238" w:rsidRPr="00CC7238" w:rsidRDefault="00CC7238" w:rsidP="00CC7238">
      <w:pPr>
        <w:pStyle w:val="Bibliography0"/>
        <w:ind w:firstLine="480"/>
        <w:rPr>
          <w:rFonts w:cs="Times New Roman"/>
        </w:rPr>
      </w:pPr>
      <w:r w:rsidRPr="00CC7238">
        <w:rPr>
          <w:rFonts w:cs="Times New Roman"/>
        </w:rPr>
        <w:t>Eboli M, 2010. An Algorithm of Propagation in Weighted Directed Graphs with Applications to Economics and Finance[J]. International Journal of Intelligent Systems, 25(3): 237–252. DOI:10.1002/int.20399.</w:t>
      </w:r>
    </w:p>
    <w:p w14:paraId="25E18273" w14:textId="77777777" w:rsidR="00CC7238" w:rsidRPr="00CC7238" w:rsidRDefault="00CC7238" w:rsidP="00CC7238">
      <w:pPr>
        <w:pStyle w:val="Bibliography0"/>
        <w:ind w:firstLine="480"/>
        <w:rPr>
          <w:rFonts w:cs="Times New Roman"/>
        </w:rPr>
      </w:pPr>
      <w:r w:rsidRPr="00CC7238">
        <w:rPr>
          <w:rFonts w:cs="Times New Roman"/>
        </w:rPr>
        <w:t>Eisenberg L, Noe T H, 2001. Systemic Risk in Financial Systems[J]. Management Science, 47(2): 236–249. DOI:10.1287/mnsc.47.2.236.9835.</w:t>
      </w:r>
    </w:p>
    <w:p w14:paraId="5756438D" w14:textId="77777777" w:rsidR="00CC7238" w:rsidRPr="00CC7238" w:rsidRDefault="00CC7238" w:rsidP="00CC7238">
      <w:pPr>
        <w:pStyle w:val="Bibliography0"/>
        <w:ind w:firstLine="480"/>
        <w:rPr>
          <w:rFonts w:cs="Times New Roman"/>
        </w:rPr>
      </w:pPr>
      <w:r w:rsidRPr="00CC7238">
        <w:rPr>
          <w:rFonts w:cs="Times New Roman"/>
        </w:rPr>
        <w:t>Engle R F, 2000. Dynamic Conditional Correlation - A Simple Class of Multivariate GARCH Models[J/OL]. SSRN Electronic Journal[2020–09–20]. 10.2139/ssrn.236998. DOI:10.2139/ssrn.236998.</w:t>
      </w:r>
    </w:p>
    <w:p w14:paraId="236A66E5" w14:textId="77777777" w:rsidR="00CC7238" w:rsidRPr="00CC7238" w:rsidRDefault="00CC7238" w:rsidP="00CC7238">
      <w:pPr>
        <w:pStyle w:val="Bibliography0"/>
        <w:ind w:firstLine="480"/>
        <w:rPr>
          <w:rFonts w:cs="Times New Roman"/>
        </w:rPr>
      </w:pPr>
      <w:r w:rsidRPr="00CC7238">
        <w:rPr>
          <w:rFonts w:cs="Times New Roman"/>
        </w:rPr>
        <w:t>Fouque J-P, Sun L-H, 2013. Systemic Risk Illustrated[M/OL]. Fouque J-P, Langsam J A, 编//Handbook on Systemic Risk. Cambridge: Cambridge University Press: 444–452[2020–06–07]. https://www.cambridge.org/core/product/identifier/CBO9781139151184A137/type/book_part. DOI:10.1017/CBO9781139151184.023.</w:t>
      </w:r>
    </w:p>
    <w:p w14:paraId="43FA1D88" w14:textId="77777777" w:rsidR="00CC7238" w:rsidRPr="00CC7238" w:rsidRDefault="00CC7238" w:rsidP="00CC7238">
      <w:pPr>
        <w:pStyle w:val="Bibliography0"/>
        <w:ind w:firstLine="480"/>
        <w:rPr>
          <w:rFonts w:cs="Times New Roman"/>
        </w:rPr>
      </w:pPr>
      <w:r w:rsidRPr="00CC7238">
        <w:rPr>
          <w:rFonts w:cs="Times New Roman"/>
        </w:rPr>
        <w:t>Gai P, Haldane A, Kapadia S, 2011. Complexity, Concentration and Contagion[J]. Journal of Monetary Economics, 58(5): 453–470. DOI:10.1016/j.jmoneco.2011.05.005.</w:t>
      </w:r>
    </w:p>
    <w:p w14:paraId="6D4BC90A" w14:textId="77777777" w:rsidR="00CC7238" w:rsidRPr="00CC7238" w:rsidRDefault="00CC7238" w:rsidP="00CC7238">
      <w:pPr>
        <w:pStyle w:val="Bibliography0"/>
        <w:ind w:firstLine="480"/>
        <w:rPr>
          <w:rFonts w:cs="Times New Roman"/>
        </w:rPr>
      </w:pPr>
      <w:r w:rsidRPr="00CC7238">
        <w:rPr>
          <w:rFonts w:cs="Times New Roman"/>
        </w:rPr>
        <w:t>Gai P, Kapadia S, 2010. Contagion in Financial Networks[J]. Proceedings of the Royal Society A: Mathematical, Physical and Engineering Sciences, 466(2120): 2401–2423. DOI:10.1098/rspa.2009.0410.</w:t>
      </w:r>
    </w:p>
    <w:p w14:paraId="0F6C6E49" w14:textId="77777777" w:rsidR="00CC7238" w:rsidRPr="00CC7238" w:rsidRDefault="00CC7238" w:rsidP="00CC7238">
      <w:pPr>
        <w:pStyle w:val="Bibliography0"/>
        <w:ind w:firstLine="480"/>
        <w:rPr>
          <w:rFonts w:cs="Times New Roman"/>
        </w:rPr>
      </w:pPr>
      <w:r w:rsidRPr="00CC7238">
        <w:rPr>
          <w:rFonts w:cs="Times New Roman"/>
        </w:rPr>
        <w:t>Garratt R, Keister T, 2009. Bank Runs as Coordination Failures: An Experimental Study[J]. Journal of Economic Behavior &amp; Organization, 71(2): 300–317. DOI:10.1016/j.jebo.2009.03.009.</w:t>
      </w:r>
    </w:p>
    <w:p w14:paraId="4DCF9E7E" w14:textId="77777777" w:rsidR="00CC7238" w:rsidRPr="00CC7238" w:rsidRDefault="00CC7238" w:rsidP="00CC7238">
      <w:pPr>
        <w:pStyle w:val="Bibliography0"/>
        <w:ind w:firstLine="480"/>
        <w:rPr>
          <w:rFonts w:cs="Times New Roman"/>
        </w:rPr>
      </w:pPr>
      <w:r w:rsidRPr="00CC7238">
        <w:rPr>
          <w:rFonts w:cs="Times New Roman"/>
        </w:rPr>
        <w:lastRenderedPageBreak/>
        <w:t>Gerali A, Neri S, Sessa L, 等, 2010. Credit and banking in a DSGE model of the Euro area[J]. Journal of money credit and banking, 42(s1): 107–141.</w:t>
      </w:r>
    </w:p>
    <w:p w14:paraId="3100158D" w14:textId="77777777" w:rsidR="00CC7238" w:rsidRPr="00CC7238" w:rsidRDefault="00CC7238" w:rsidP="00CC7238">
      <w:pPr>
        <w:pStyle w:val="Bibliography0"/>
        <w:ind w:firstLine="480"/>
        <w:rPr>
          <w:rFonts w:cs="Times New Roman"/>
        </w:rPr>
      </w:pPr>
      <w:r w:rsidRPr="00CC7238">
        <w:rPr>
          <w:rFonts w:cs="Times New Roman"/>
        </w:rPr>
        <w:t>Gertler M, Kiyotaki N, 2015. Banking, Liquidity, and Bank Runs in an Infinite Horizon Economy[J]. American Economic Review, 105(7): 2011–2043. DOI:10.1257/aer.20130665.</w:t>
      </w:r>
    </w:p>
    <w:p w14:paraId="6B478A87" w14:textId="77777777" w:rsidR="00CC7238" w:rsidRPr="00CC7238" w:rsidRDefault="00CC7238" w:rsidP="00CC7238">
      <w:pPr>
        <w:pStyle w:val="Bibliography0"/>
        <w:ind w:firstLine="480"/>
        <w:rPr>
          <w:rFonts w:cs="Times New Roman"/>
        </w:rPr>
      </w:pPr>
      <w:r w:rsidRPr="00CC7238">
        <w:rPr>
          <w:rFonts w:cs="Times New Roman"/>
        </w:rPr>
        <w:t>Gertler M, Kiyotaki N, Queralto A, 2012. Financial Crises, Bank Risk Exposure and Government Financial Policy[J]. Journal of Monetary Economics, 59: S17–S34. DOI:10.1016/j.jmoneco.2012.11.007.</w:t>
      </w:r>
    </w:p>
    <w:p w14:paraId="329A41BF" w14:textId="77777777" w:rsidR="00CC7238" w:rsidRPr="00CC7238" w:rsidRDefault="00CC7238" w:rsidP="00CC7238">
      <w:pPr>
        <w:pStyle w:val="Bibliography0"/>
        <w:ind w:firstLine="480"/>
        <w:rPr>
          <w:rFonts w:cs="Times New Roman"/>
        </w:rPr>
      </w:pPr>
      <w:r w:rsidRPr="00CC7238">
        <w:rPr>
          <w:rFonts w:cs="Times New Roman"/>
        </w:rPr>
        <w:t>Ladley D, 2013. Contagion and Risk-Sharing on the Inter-Bank Market[J]. Journal of Economic Dynamics and Control, 37(7): 1384–1400. DOI:10.1016/j.jedc.2013.03.009.</w:t>
      </w:r>
    </w:p>
    <w:p w14:paraId="62D91B05" w14:textId="77777777" w:rsidR="00CC7238" w:rsidRPr="00CC7238" w:rsidRDefault="00CC7238" w:rsidP="00CC7238">
      <w:pPr>
        <w:pStyle w:val="Bibliography0"/>
        <w:ind w:firstLine="480"/>
        <w:rPr>
          <w:rFonts w:cs="Times New Roman"/>
        </w:rPr>
      </w:pPr>
      <w:r w:rsidRPr="00CC7238">
        <w:rPr>
          <w:rFonts w:cs="Times New Roman"/>
        </w:rPr>
        <w:t>Lorenz J, Battiston S, Schweitzer F, 2009. Systemic risk in a unifying framework for cascading processes on networks[J]. European Physical Journal B, 71(4): 441–460.</w:t>
      </w:r>
    </w:p>
    <w:p w14:paraId="3DEE7877" w14:textId="77777777" w:rsidR="00CC7238" w:rsidRPr="00CC7238" w:rsidRDefault="00CC7238" w:rsidP="00CC7238">
      <w:pPr>
        <w:pStyle w:val="Bibliography0"/>
        <w:ind w:firstLine="480"/>
        <w:rPr>
          <w:rFonts w:cs="Times New Roman"/>
        </w:rPr>
      </w:pPr>
      <w:r w:rsidRPr="00CC7238">
        <w:rPr>
          <w:rFonts w:cs="Times New Roman"/>
        </w:rPr>
        <w:t>Manz M, 2010. Information-Based Contagion and the Implications for Financial Fragility[J]. European Economic Review, 54(7): 900–910. DOI:10.1016/j.euroecorev.2010.02.001.</w:t>
      </w:r>
    </w:p>
    <w:p w14:paraId="00904B6B" w14:textId="77777777" w:rsidR="00CC7238" w:rsidRPr="00CC7238" w:rsidRDefault="00CC7238" w:rsidP="00CC7238">
      <w:pPr>
        <w:pStyle w:val="Bibliography0"/>
        <w:ind w:firstLine="480"/>
        <w:rPr>
          <w:rFonts w:cs="Times New Roman"/>
        </w:rPr>
      </w:pPr>
      <w:r w:rsidRPr="00CC7238">
        <w:rPr>
          <w:rFonts w:cs="Times New Roman"/>
        </w:rPr>
        <w:t>Marcel B, Pieter K J, 2014. Systemic Risk in an Interconnected Banking System with Endogenous Asset Markets[J]. SSRN Electronic Journal.</w:t>
      </w:r>
    </w:p>
    <w:p w14:paraId="3AAA07B6" w14:textId="77777777" w:rsidR="00CC7238" w:rsidRPr="00CC7238" w:rsidRDefault="00CC7238" w:rsidP="00CC7238">
      <w:pPr>
        <w:pStyle w:val="Bibliography0"/>
        <w:ind w:firstLine="480"/>
        <w:rPr>
          <w:rFonts w:cs="Times New Roman"/>
        </w:rPr>
      </w:pPr>
      <w:r w:rsidRPr="00CC7238">
        <w:rPr>
          <w:rFonts w:cs="Times New Roman"/>
        </w:rPr>
        <w:t>Martinez-Jaramillo S, Alexandrova-Kabadjova B, Bravo-Benitez B, 等, 2014. An empirical study of the Mexican banking system’s network and its implications for systemic risk[J]. Journal of Economic Dynamics &amp; Control, 40(mar.): 242–265.</w:t>
      </w:r>
    </w:p>
    <w:p w14:paraId="27F6A1AB" w14:textId="77777777" w:rsidR="00CC7238" w:rsidRPr="00CC7238" w:rsidRDefault="00CC7238" w:rsidP="00CC7238">
      <w:pPr>
        <w:pStyle w:val="Bibliography0"/>
        <w:ind w:firstLine="480"/>
        <w:rPr>
          <w:rFonts w:cs="Times New Roman"/>
        </w:rPr>
      </w:pPr>
      <w:r w:rsidRPr="00CC7238">
        <w:rPr>
          <w:rFonts w:cs="Times New Roman"/>
        </w:rPr>
        <w:t>Miller M, Zhang L, Li H H, 2010. Riding for a Fall? Concentrated Banking with Hidden Tail Risk[J]. : 28. .</w:t>
      </w:r>
    </w:p>
    <w:p w14:paraId="3BA4E62D" w14:textId="77777777" w:rsidR="00CC7238" w:rsidRPr="00CC7238" w:rsidRDefault="00CC7238" w:rsidP="00CC7238">
      <w:pPr>
        <w:pStyle w:val="Bibliography0"/>
        <w:ind w:firstLine="480"/>
        <w:rPr>
          <w:rFonts w:cs="Times New Roman"/>
        </w:rPr>
      </w:pPr>
      <w:r w:rsidRPr="00CC7238">
        <w:rPr>
          <w:rFonts w:cs="Times New Roman"/>
        </w:rPr>
        <w:t>Ouyang Z-S, Huang Y, Jia Y, 等, 2020. Measuring Systemic Risk Contagion Effect of the Banking Industry in China: A Directed Network Approach[J]. Emerging Markets Finance and Trade, 56(6): 1312–1335. DOI:10.1080/1540496X.2019.1711368.</w:t>
      </w:r>
    </w:p>
    <w:p w14:paraId="401F2A02" w14:textId="77777777" w:rsidR="00CC7238" w:rsidRPr="00CC7238" w:rsidRDefault="00CC7238" w:rsidP="00CC7238">
      <w:pPr>
        <w:pStyle w:val="Bibliography0"/>
        <w:ind w:firstLine="480"/>
        <w:rPr>
          <w:rFonts w:cs="Times New Roman"/>
        </w:rPr>
      </w:pPr>
      <w:r w:rsidRPr="00CC7238">
        <w:rPr>
          <w:rFonts w:cs="Times New Roman"/>
        </w:rPr>
        <w:t>Rostagno M, Christiano L J, Motto R, 2010. Financial Factors in Economic Fluctuations[C]//Meeting Papers. .</w:t>
      </w:r>
    </w:p>
    <w:p w14:paraId="069B6A84" w14:textId="77777777" w:rsidR="00CC7238" w:rsidRPr="00CC7238" w:rsidRDefault="00CC7238" w:rsidP="00CC7238">
      <w:pPr>
        <w:pStyle w:val="Bibliography0"/>
        <w:ind w:firstLine="480"/>
        <w:rPr>
          <w:rFonts w:cs="Times New Roman"/>
        </w:rPr>
      </w:pPr>
      <w:r w:rsidRPr="00CC7238">
        <w:rPr>
          <w:rFonts w:cs="Times New Roman"/>
        </w:rPr>
        <w:lastRenderedPageBreak/>
        <w:t>Wickens M, 2012. Macroeconomic Theory: A Dynamic General Equilibrium Approach, 2nd edn[M]. Princeton University Press.</w:t>
      </w:r>
    </w:p>
    <w:p w14:paraId="5C4BC206" w14:textId="7566926B" w:rsidR="008C4BE4" w:rsidRPr="005B6FB5" w:rsidRDefault="008C4BE4" w:rsidP="00127045">
      <w:pPr>
        <w:pStyle w:val="a"/>
      </w:pPr>
      <w:r w:rsidRPr="005B6FB5">
        <w:fldChar w:fldCharType="end"/>
      </w:r>
    </w:p>
    <w:p w14:paraId="68A5525A" w14:textId="3F85ABF4" w:rsidR="004848F8" w:rsidRPr="005B6FB5" w:rsidRDefault="004848F8" w:rsidP="00DB2B3C">
      <w:pPr>
        <w:ind w:firstLine="480"/>
      </w:pPr>
    </w:p>
    <w:p w14:paraId="06228BE2" w14:textId="765D0137" w:rsidR="004848F8" w:rsidRPr="005B6FB5" w:rsidRDefault="004848F8" w:rsidP="00DB2B3C">
      <w:pPr>
        <w:ind w:firstLine="480"/>
      </w:pPr>
    </w:p>
    <w:p w14:paraId="690489F2" w14:textId="6E2D0990" w:rsidR="004848F8" w:rsidRPr="005B6FB5" w:rsidRDefault="004848F8" w:rsidP="00DB2B3C">
      <w:pPr>
        <w:ind w:firstLine="480"/>
      </w:pPr>
    </w:p>
    <w:p w14:paraId="50D4D4CB" w14:textId="0FF456C7" w:rsidR="004848F8" w:rsidRPr="005B6FB5" w:rsidRDefault="004848F8" w:rsidP="00DB2B3C">
      <w:pPr>
        <w:ind w:firstLine="480"/>
      </w:pPr>
    </w:p>
    <w:p w14:paraId="2BB1BA67" w14:textId="5C48DE67" w:rsidR="004848F8" w:rsidRPr="005B6FB5" w:rsidRDefault="004848F8" w:rsidP="00DB2B3C">
      <w:pPr>
        <w:ind w:firstLine="480"/>
      </w:pPr>
    </w:p>
    <w:p w14:paraId="7288FF37" w14:textId="086D3416" w:rsidR="004848F8" w:rsidRPr="005B6FB5" w:rsidRDefault="004848F8" w:rsidP="00DB2B3C">
      <w:pPr>
        <w:ind w:firstLine="480"/>
      </w:pPr>
    </w:p>
    <w:p w14:paraId="68D03C7A" w14:textId="17AD12F4" w:rsidR="004848F8" w:rsidRPr="005B6FB5" w:rsidRDefault="004848F8" w:rsidP="00DB2B3C">
      <w:pPr>
        <w:ind w:firstLine="480"/>
      </w:pPr>
    </w:p>
    <w:p w14:paraId="65BCCD11" w14:textId="1713E862" w:rsidR="004848F8" w:rsidRPr="005B6FB5" w:rsidRDefault="004848F8" w:rsidP="00DB2B3C">
      <w:pPr>
        <w:ind w:firstLine="480"/>
      </w:pPr>
    </w:p>
    <w:p w14:paraId="71C6BDF5" w14:textId="70724F58" w:rsidR="004848F8" w:rsidRPr="005B6FB5" w:rsidRDefault="004848F8" w:rsidP="00DB2B3C">
      <w:pPr>
        <w:ind w:firstLine="480"/>
      </w:pPr>
    </w:p>
    <w:p w14:paraId="6C5AE02C" w14:textId="7556E5E7" w:rsidR="004848F8" w:rsidRPr="005B6FB5" w:rsidRDefault="004848F8" w:rsidP="00DB2B3C">
      <w:pPr>
        <w:ind w:firstLine="480"/>
      </w:pPr>
    </w:p>
    <w:p w14:paraId="2FB1C78B" w14:textId="7BFFD662" w:rsidR="00283B8B" w:rsidRPr="005B6FB5" w:rsidRDefault="00283B8B" w:rsidP="00DB2B3C">
      <w:pPr>
        <w:ind w:firstLine="480"/>
      </w:pPr>
    </w:p>
    <w:sectPr w:rsidR="00283B8B" w:rsidRPr="005B6FB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Lin Ethan" w:date="2020-10-10T21:27:00Z" w:initials="LE">
    <w:p w14:paraId="1447313B" w14:textId="77777777" w:rsidR="009E2837" w:rsidRDefault="009E2837">
      <w:pPr>
        <w:pStyle w:val="CommentText"/>
        <w:ind w:firstLine="420"/>
      </w:pPr>
      <w:r>
        <w:rPr>
          <w:rStyle w:val="CommentReference"/>
        </w:rPr>
        <w:annotationRef/>
      </w:r>
      <w:r>
        <w:rPr>
          <w:rFonts w:hint="eastAsia"/>
        </w:rPr>
        <w:t>新华网</w:t>
      </w:r>
    </w:p>
    <w:p w14:paraId="6F291921" w14:textId="2495721B" w:rsidR="009E2837" w:rsidRDefault="009E2837">
      <w:pPr>
        <w:pStyle w:val="CommentText"/>
      </w:pPr>
      <w:r w:rsidRPr="00D10C51">
        <w:t>http://www.xinhuanet.com/politics/2020-08/04/c_1126325313.htm</w:t>
      </w:r>
    </w:p>
  </w:comment>
  <w:comment w:id="5" w:author="Lin Ethan" w:date="2020-10-15T20:22:00Z" w:initials="LE">
    <w:p w14:paraId="615BD4D1" w14:textId="77777777" w:rsidR="009E2837" w:rsidRDefault="009E2837" w:rsidP="00F1395D">
      <w:pPr>
        <w:pStyle w:val="CommentText"/>
        <w:ind w:firstLine="420"/>
      </w:pPr>
      <w:r>
        <w:rPr>
          <w:rStyle w:val="CommentReference"/>
        </w:rPr>
        <w:annotationRef/>
      </w:r>
      <w:r>
        <w:rPr>
          <w:rFonts w:hint="eastAsia"/>
        </w:rPr>
        <w:t>我国的部分放在国内背景里</w:t>
      </w:r>
    </w:p>
  </w:comment>
  <w:comment w:id="6" w:author="Lin Ethan" w:date="2020-09-27T16:07:00Z" w:initials="LE">
    <w:p w14:paraId="0DD938B7" w14:textId="77777777" w:rsidR="006C0759" w:rsidRDefault="006C0759" w:rsidP="006C0759">
      <w:pPr>
        <w:pStyle w:val="CommentText"/>
      </w:pPr>
      <w:r>
        <w:rPr>
          <w:rFonts w:hint="eastAsia"/>
        </w:rPr>
        <w:t>其它成因：</w:t>
      </w:r>
      <w:r>
        <w:rPr>
          <w:rStyle w:val="CommentReference"/>
        </w:rPr>
        <w:annotationRef/>
      </w:r>
      <w:r>
        <w:rPr>
          <w:rFonts w:hint="eastAsia"/>
        </w:rPr>
        <w:t>外部因素冲击。</w:t>
      </w:r>
    </w:p>
    <w:p w14:paraId="5C6D9D9A" w14:textId="0B66CFFD" w:rsidR="006C0759" w:rsidRDefault="006C0759" w:rsidP="006C0759">
      <w:pPr>
        <w:pStyle w:val="CommentText"/>
      </w:pPr>
      <w:r>
        <w:rPr>
          <w:rFonts w:hint="eastAsia"/>
        </w:rPr>
        <w:t>那么内部成因有哪些？房地产市场？</w:t>
      </w:r>
    </w:p>
  </w:comment>
  <w:comment w:id="7" w:author="Lin Ethan" w:date="2020-11-18T11:01:00Z" w:initials="LE">
    <w:p w14:paraId="0E95A35D" w14:textId="77777777" w:rsidR="009E2837" w:rsidRDefault="009E2837">
      <w:pPr>
        <w:ind w:firstLine="420"/>
      </w:pPr>
      <w:r>
        <w:rPr>
          <w:rStyle w:val="CommentReference"/>
        </w:rPr>
        <w:annotationRef/>
      </w:r>
      <w:r>
        <w:rPr>
          <w:rFonts w:cstheme="minorBidi"/>
          <w:kern w:val="2"/>
        </w:rPr>
        <w:t>增加相关</w:t>
      </w:r>
    </w:p>
    <w:p w14:paraId="4811DE43" w14:textId="1DA8D026" w:rsidR="009E2837" w:rsidRDefault="009E2837" w:rsidP="002B7E30">
      <w:pPr>
        <w:pStyle w:val="CommentText"/>
      </w:pPr>
      <w:r>
        <w:t>文献</w:t>
      </w:r>
    </w:p>
  </w:comment>
  <w:comment w:id="8" w:author="Lin Ethan" w:date="2020-11-22T20:44:00Z" w:initials="LE">
    <w:p w14:paraId="48B05205" w14:textId="2F475D23" w:rsidR="00D15C39" w:rsidRDefault="00D15C39">
      <w:pPr>
        <w:pStyle w:val="CommentText"/>
        <w:ind w:firstLine="420"/>
      </w:pPr>
      <w:r>
        <w:rPr>
          <w:rStyle w:val="CommentReference"/>
        </w:rPr>
        <w:annotationRef/>
      </w:r>
    </w:p>
  </w:comment>
  <w:comment w:id="9" w:author="Lin Ethan" w:date="2020-09-27T16:52:00Z" w:initials="LE">
    <w:p w14:paraId="557BB407" w14:textId="02B0AFEA" w:rsidR="009E2837" w:rsidRDefault="009E2837" w:rsidP="00505CEE">
      <w:pPr>
        <w:pStyle w:val="CommentText"/>
        <w:ind w:firstLine="420"/>
      </w:pPr>
      <w:r>
        <w:rPr>
          <w:rStyle w:val="CommentReference"/>
        </w:rPr>
        <w:annotationRef/>
      </w:r>
      <w:r w:rsidR="006C0759">
        <w:rPr>
          <w:rFonts w:hint="eastAsia"/>
        </w:rPr>
        <w:t>补充一些文献</w:t>
      </w:r>
    </w:p>
  </w:comment>
  <w:comment w:id="16" w:author="Lin Ethan" w:date="2020-11-22T21:27:00Z" w:initials="LE">
    <w:p w14:paraId="4EC3C474" w14:textId="47546A96" w:rsidR="006C0759" w:rsidRDefault="006C0759">
      <w:pPr>
        <w:pStyle w:val="CommentText"/>
        <w:ind w:firstLine="420"/>
      </w:pPr>
      <w:r>
        <w:rPr>
          <w:rStyle w:val="CommentReference"/>
        </w:rPr>
        <w:annotationRef/>
      </w:r>
    </w:p>
  </w:comment>
  <w:comment w:id="28" w:author="Lin Ethan" w:date="2020-09-27T18:54:00Z" w:initials="LE">
    <w:p w14:paraId="1D58CD60" w14:textId="72CBAB99" w:rsidR="009E2837" w:rsidRDefault="009E2837">
      <w:pPr>
        <w:pStyle w:val="CommentText"/>
        <w:ind w:firstLine="420"/>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F291921" w15:done="0"/>
  <w15:commentEx w15:paraId="615BD4D1" w15:done="0"/>
  <w15:commentEx w15:paraId="5C6D9D9A" w15:done="0"/>
  <w15:commentEx w15:paraId="4811DE43" w15:done="0"/>
  <w15:commentEx w15:paraId="48B05205" w15:paraIdParent="4811DE43" w15:done="0"/>
  <w15:commentEx w15:paraId="557BB407" w15:done="0"/>
  <w15:commentEx w15:paraId="4EC3C474" w15:done="0"/>
  <w15:commentEx w15:paraId="1D58CD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2CA5DA" w16cex:dateUtc="2020-10-10T13:27:00Z"/>
  <w16cex:commentExtensible w16cex:durableId="233816F8" w16cex:dateUtc="2020-10-15T12:22:00Z"/>
  <w16cex:commentExtensible w16cex:durableId="231B3728" w16cex:dateUtc="2020-09-27T08:07:00Z"/>
  <w16cex:commentExtensible w16cex:durableId="235F7D6D" w16cex:dateUtc="2020-11-18T03:01:00Z"/>
  <w16cex:commentExtensible w16cex:durableId="23654C12" w16cex:dateUtc="2020-11-22T12:44:00Z"/>
  <w16cex:commentExtensible w16cex:durableId="231B41BB" w16cex:dateUtc="2020-09-27T08:52:00Z"/>
  <w16cex:commentExtensible w16cex:durableId="2365564E" w16cex:dateUtc="2020-11-22T13:27:00Z"/>
  <w16cex:commentExtensible w16cex:durableId="231B5E6C" w16cex:dateUtc="2020-09-27T1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F291921" w16cid:durableId="232CA5DA"/>
  <w16cid:commentId w16cid:paraId="615BD4D1" w16cid:durableId="233816F8"/>
  <w16cid:commentId w16cid:paraId="5C6D9D9A" w16cid:durableId="231B3728"/>
  <w16cid:commentId w16cid:paraId="4811DE43" w16cid:durableId="235F7D6D"/>
  <w16cid:commentId w16cid:paraId="48B05205" w16cid:durableId="23654C12"/>
  <w16cid:commentId w16cid:paraId="557BB407" w16cid:durableId="231B41BB"/>
  <w16cid:commentId w16cid:paraId="4EC3C474" w16cid:durableId="2365564E"/>
  <w16cid:commentId w16cid:paraId="1D58CD60" w16cid:durableId="231B5E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28C1DE" w14:textId="77777777" w:rsidR="00B40F06" w:rsidRDefault="00B40F06" w:rsidP="00DB2B3C">
      <w:pPr>
        <w:ind w:firstLine="480"/>
      </w:pPr>
      <w:r>
        <w:separator/>
      </w:r>
    </w:p>
  </w:endnote>
  <w:endnote w:type="continuationSeparator" w:id="0">
    <w:p w14:paraId="13212172" w14:textId="77777777" w:rsidR="00B40F06" w:rsidRDefault="00B40F06" w:rsidP="00DB2B3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PingFang SC">
    <w:altName w:val="﷽﷽﷽﷽﷽﷽﷽﷽ SC"/>
    <w:panose1 w:val="020B0400000000000000"/>
    <w:charset w:val="86"/>
    <w:family w:val="swiss"/>
    <w:pitch w:val="variable"/>
    <w:sig w:usb0="A00002FF" w:usb1="7ACFFDFB" w:usb2="00000017" w:usb3="00000000" w:csb0="00040001" w:csb1="00000000"/>
  </w:font>
  <w:font w:name="Vollkorn">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E1AEBC" w14:textId="77777777" w:rsidR="00B40F06" w:rsidRDefault="00B40F06" w:rsidP="00DB2B3C">
      <w:pPr>
        <w:ind w:firstLine="480"/>
      </w:pPr>
      <w:r>
        <w:separator/>
      </w:r>
    </w:p>
  </w:footnote>
  <w:footnote w:type="continuationSeparator" w:id="0">
    <w:p w14:paraId="62D5AFC9" w14:textId="77777777" w:rsidR="00B40F06" w:rsidRDefault="00B40F06" w:rsidP="00DB2B3C">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6699C"/>
    <w:multiLevelType w:val="hybridMultilevel"/>
    <w:tmpl w:val="B620964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93B3AF6"/>
    <w:multiLevelType w:val="hybridMultilevel"/>
    <w:tmpl w:val="89CCC6AE"/>
    <w:lvl w:ilvl="0" w:tplc="80D27E7A">
      <w:start w:val="1"/>
      <w:numFmt w:val="decimal"/>
      <w:lvlText w:val="%1."/>
      <w:lvlJc w:val="left"/>
      <w:pPr>
        <w:ind w:left="1003" w:hanging="36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3" w15:restartNumberingAfterBreak="0">
    <w:nsid w:val="0D5B20C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0DA35268"/>
    <w:multiLevelType w:val="hybridMultilevel"/>
    <w:tmpl w:val="44E8E9CA"/>
    <w:lvl w:ilvl="0" w:tplc="1BC6BA4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0D32738"/>
    <w:multiLevelType w:val="hybridMultilevel"/>
    <w:tmpl w:val="AF5608D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ED1EF2"/>
    <w:multiLevelType w:val="multilevel"/>
    <w:tmpl w:val="9CEA31D2"/>
    <w:lvl w:ilvl="0">
      <w:start w:val="1"/>
      <w:numFmt w:val="decimal"/>
      <w:lvlText w:val="%1."/>
      <w:lvlJc w:val="left"/>
      <w:pPr>
        <w:ind w:left="480" w:hanging="48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7" w15:restartNumberingAfterBreak="0">
    <w:nsid w:val="17A7160D"/>
    <w:multiLevelType w:val="hybridMultilevel"/>
    <w:tmpl w:val="2BB88ACE"/>
    <w:lvl w:ilvl="0" w:tplc="94CE15F6">
      <w:start w:val="1"/>
      <w:numFmt w:val="decimal"/>
      <w:lvlText w:val="[%1] "/>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8A651C9"/>
    <w:multiLevelType w:val="multilevel"/>
    <w:tmpl w:val="C0C01E22"/>
    <w:lvl w:ilvl="0">
      <w:start w:val="1"/>
      <w:numFmt w:val="decimal"/>
      <w:lvlText w:val="%1."/>
      <w:lvlJc w:val="left"/>
      <w:pPr>
        <w:ind w:left="600" w:hanging="60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2040" w:hanging="108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abstractNum w:abstractNumId="9" w15:restartNumberingAfterBreak="0">
    <w:nsid w:val="1C9E0F0B"/>
    <w:multiLevelType w:val="hybridMultilevel"/>
    <w:tmpl w:val="89BC7CEC"/>
    <w:lvl w:ilvl="0" w:tplc="116A55E2">
      <w:start w:val="1"/>
      <w:numFmt w:val="decimal"/>
      <w:lvlText w:val="%1."/>
      <w:lvlJc w:val="left"/>
      <w:pPr>
        <w:ind w:left="1200" w:hanging="360"/>
      </w:pPr>
      <w:rPr>
        <w:rFonts w:hint="default"/>
        <w:sz w:val="22"/>
        <w:szCs w:val="22"/>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1F89777D"/>
    <w:multiLevelType w:val="multilevel"/>
    <w:tmpl w:val="B4A479D4"/>
    <w:lvl w:ilvl="0">
      <w:start w:val="1"/>
      <w:numFmt w:val="decimal"/>
      <w:lvlText w:val="%1."/>
      <w:lvlJc w:val="left"/>
      <w:pPr>
        <w:ind w:left="425" w:hanging="425"/>
      </w:pPr>
      <w:rPr>
        <w:rFonts w:ascii="SimSun" w:eastAsia="SimSun" w:hAnsi="SimSun" w:cstheme="minorBidi"/>
      </w:rPr>
    </w:lvl>
    <w:lvl w:ilvl="1">
      <w:start w:val="1"/>
      <w:numFmt w:val="decimal"/>
      <w:lvlText w:val="%2."/>
      <w:lvlJc w:val="left"/>
      <w:pPr>
        <w:ind w:left="845" w:hanging="420"/>
      </w:pPr>
    </w:lvl>
    <w:lvl w:ilvl="2">
      <w:start w:val="1"/>
      <w:numFmt w:val="decimal"/>
      <w:lvlText w:val="%3)"/>
      <w:lvlJc w:val="left"/>
      <w:pPr>
        <w:ind w:left="1271" w:hanging="42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0447D1E"/>
    <w:multiLevelType w:val="hybridMultilevel"/>
    <w:tmpl w:val="95320E40"/>
    <w:lvl w:ilvl="0" w:tplc="5C78EF1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1F2765F"/>
    <w:multiLevelType w:val="multilevel"/>
    <w:tmpl w:val="BE3EF3B4"/>
    <w:numStyleLink w:val="1"/>
  </w:abstractNum>
  <w:abstractNum w:abstractNumId="13" w15:restartNumberingAfterBreak="0">
    <w:nsid w:val="244F31C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252C3B3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25F13632"/>
    <w:multiLevelType w:val="hybridMultilevel"/>
    <w:tmpl w:val="A5DEDF56"/>
    <w:lvl w:ilvl="0" w:tplc="864C9884">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2673418D"/>
    <w:multiLevelType w:val="hybridMultilevel"/>
    <w:tmpl w:val="EAB0ECE8"/>
    <w:lvl w:ilvl="0" w:tplc="8384FA4E">
      <w:start w:val="1"/>
      <w:numFmt w:val="decimal"/>
      <w:lvlText w:val="[%1]"/>
      <w:lvlJc w:val="left"/>
      <w:pPr>
        <w:ind w:left="16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84E615A"/>
    <w:multiLevelType w:val="hybridMultilevel"/>
    <w:tmpl w:val="C5F0318C"/>
    <w:lvl w:ilvl="0" w:tplc="C4F0B7B8">
      <w:start w:val="1"/>
      <w:numFmt w:val="japaneseCounting"/>
      <w:lvlText w:val="%1、"/>
      <w:lvlJc w:val="left"/>
      <w:pPr>
        <w:ind w:left="1320" w:hanging="48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2BB049AA"/>
    <w:multiLevelType w:val="hybridMultilevel"/>
    <w:tmpl w:val="A3AEC8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FE342A5"/>
    <w:multiLevelType w:val="hybridMultilevel"/>
    <w:tmpl w:val="B82AB7E6"/>
    <w:lvl w:ilvl="0" w:tplc="CDFCEB0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18504C6"/>
    <w:multiLevelType w:val="multilevel"/>
    <w:tmpl w:val="F870AB72"/>
    <w:lvl w:ilvl="0">
      <w:start w:val="1"/>
      <w:numFmt w:val="decimal"/>
      <w:lvlText w:val="%1."/>
      <w:lvlJc w:val="left"/>
      <w:pPr>
        <w:ind w:left="1000" w:hanging="360"/>
      </w:pPr>
      <w:rPr>
        <w:rFonts w:hint="default"/>
      </w:rPr>
    </w:lvl>
    <w:lvl w:ilvl="1">
      <w:start w:val="1"/>
      <w:numFmt w:val="decimal"/>
      <w:isLgl/>
      <w:lvlText w:val="%1.%2."/>
      <w:lvlJc w:val="left"/>
      <w:pPr>
        <w:ind w:left="1363" w:hanging="720"/>
      </w:pPr>
      <w:rPr>
        <w:rFonts w:hint="default"/>
      </w:rPr>
    </w:lvl>
    <w:lvl w:ilvl="2">
      <w:start w:val="1"/>
      <w:numFmt w:val="decimal"/>
      <w:isLgl/>
      <w:lvlText w:val="%1.%2.%3."/>
      <w:lvlJc w:val="left"/>
      <w:pPr>
        <w:ind w:left="1726" w:hanging="1080"/>
      </w:pPr>
      <w:rPr>
        <w:rFonts w:hint="default"/>
      </w:rPr>
    </w:lvl>
    <w:lvl w:ilvl="3">
      <w:start w:val="1"/>
      <w:numFmt w:val="decimal"/>
      <w:isLgl/>
      <w:lvlText w:val="%1.%2.%3.%4."/>
      <w:lvlJc w:val="left"/>
      <w:pPr>
        <w:ind w:left="2089" w:hanging="1440"/>
      </w:pPr>
      <w:rPr>
        <w:rFonts w:hint="default"/>
      </w:rPr>
    </w:lvl>
    <w:lvl w:ilvl="4">
      <w:start w:val="1"/>
      <w:numFmt w:val="decimal"/>
      <w:isLgl/>
      <w:lvlText w:val="%1.%2.%3.%4.%5."/>
      <w:lvlJc w:val="left"/>
      <w:pPr>
        <w:ind w:left="2452" w:hanging="1800"/>
      </w:pPr>
      <w:rPr>
        <w:rFonts w:hint="default"/>
      </w:rPr>
    </w:lvl>
    <w:lvl w:ilvl="5">
      <w:start w:val="1"/>
      <w:numFmt w:val="decimal"/>
      <w:isLgl/>
      <w:lvlText w:val="%1.%2.%3.%4.%5.%6."/>
      <w:lvlJc w:val="left"/>
      <w:pPr>
        <w:ind w:left="2815" w:hanging="2160"/>
      </w:pPr>
      <w:rPr>
        <w:rFonts w:hint="default"/>
      </w:rPr>
    </w:lvl>
    <w:lvl w:ilvl="6">
      <w:start w:val="1"/>
      <w:numFmt w:val="decimal"/>
      <w:isLgl/>
      <w:lvlText w:val="%1.%2.%3.%4.%5.%6.%7."/>
      <w:lvlJc w:val="left"/>
      <w:pPr>
        <w:ind w:left="3178" w:hanging="2520"/>
      </w:pPr>
      <w:rPr>
        <w:rFonts w:hint="default"/>
      </w:rPr>
    </w:lvl>
    <w:lvl w:ilvl="7">
      <w:start w:val="1"/>
      <w:numFmt w:val="decimal"/>
      <w:isLgl/>
      <w:lvlText w:val="%1.%2.%3.%4.%5.%6.%7.%8."/>
      <w:lvlJc w:val="left"/>
      <w:pPr>
        <w:ind w:left="3541" w:hanging="2880"/>
      </w:pPr>
      <w:rPr>
        <w:rFonts w:hint="default"/>
      </w:rPr>
    </w:lvl>
    <w:lvl w:ilvl="8">
      <w:start w:val="1"/>
      <w:numFmt w:val="decimal"/>
      <w:isLgl/>
      <w:lvlText w:val="%1.%2.%3.%4.%5.%6.%7.%8.%9."/>
      <w:lvlJc w:val="left"/>
      <w:pPr>
        <w:ind w:left="3904" w:hanging="3240"/>
      </w:pPr>
      <w:rPr>
        <w:rFonts w:hint="default"/>
      </w:rPr>
    </w:lvl>
  </w:abstractNum>
  <w:abstractNum w:abstractNumId="21" w15:restartNumberingAfterBreak="0">
    <w:nsid w:val="38A963C7"/>
    <w:multiLevelType w:val="hybridMultilevel"/>
    <w:tmpl w:val="621AFCD8"/>
    <w:lvl w:ilvl="0" w:tplc="9EE897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A505D9A"/>
    <w:multiLevelType w:val="multilevel"/>
    <w:tmpl w:val="BE3EF3B4"/>
    <w:numStyleLink w:val="1"/>
  </w:abstractNum>
  <w:abstractNum w:abstractNumId="23" w15:restartNumberingAfterBreak="0">
    <w:nsid w:val="3BC126F1"/>
    <w:multiLevelType w:val="hybridMultilevel"/>
    <w:tmpl w:val="F1421154"/>
    <w:lvl w:ilvl="0" w:tplc="CA0E0B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3DCD1CB3"/>
    <w:multiLevelType w:val="hybridMultilevel"/>
    <w:tmpl w:val="7230238C"/>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 w15:restartNumberingAfterBreak="0">
    <w:nsid w:val="3FB23FC7"/>
    <w:multiLevelType w:val="hybridMultilevel"/>
    <w:tmpl w:val="56D45DB8"/>
    <w:lvl w:ilvl="0" w:tplc="5E009F3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41F63F98"/>
    <w:multiLevelType w:val="multilevel"/>
    <w:tmpl w:val="C3368B16"/>
    <w:lvl w:ilvl="0">
      <w:start w:val="1"/>
      <w:numFmt w:val="decimal"/>
      <w:lvlText w:val="%1."/>
      <w:lvlJc w:val="left"/>
      <w:pPr>
        <w:ind w:left="480" w:hanging="480"/>
      </w:pPr>
      <w:rPr>
        <w:rFonts w:hint="default"/>
      </w:rPr>
    </w:lvl>
    <w:lvl w:ilvl="1">
      <w:start w:val="1"/>
      <w:numFmt w:val="decimal"/>
      <w:lvlText w:val="   %2."/>
      <w:lvlJc w:val="left"/>
      <w:pPr>
        <w:ind w:left="1200" w:hanging="720"/>
      </w:pPr>
      <w:rPr>
        <w:rFonts w:hint="default"/>
      </w:rPr>
    </w:lvl>
    <w:lvl w:ilvl="2">
      <w:start w:val="1"/>
      <w:numFmt w:val="decimal"/>
      <w:lvlText w:val="      %3."/>
      <w:lvlJc w:val="left"/>
      <w:pPr>
        <w:ind w:left="1680" w:hanging="720"/>
      </w:pPr>
      <w:rPr>
        <w:rFonts w:hint="default"/>
      </w:rPr>
    </w:lvl>
    <w:lvl w:ilvl="3">
      <w:start w:val="1"/>
      <w:numFmt w:val="decimal"/>
      <w:lvlText w:val="         %4."/>
      <w:lvlJc w:val="left"/>
      <w:pPr>
        <w:ind w:left="2520" w:hanging="1080"/>
      </w:pPr>
      <w:rPr>
        <w:rFonts w:hint="default"/>
      </w:rPr>
    </w:lvl>
    <w:lvl w:ilvl="4">
      <w:start w:val="1"/>
      <w:numFmt w:val="decimal"/>
      <w:lvlText w:val="            %5."/>
      <w:lvlJc w:val="left"/>
      <w:pPr>
        <w:ind w:left="3360" w:hanging="1440"/>
      </w:pPr>
      <w:rPr>
        <w:rFonts w:hint="default"/>
      </w:rPr>
    </w:lvl>
    <w:lvl w:ilvl="5">
      <w:start w:val="1"/>
      <w:numFmt w:val="decimal"/>
      <w:lvlText w:val="               %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7" w15:restartNumberingAfterBreak="0">
    <w:nsid w:val="43AD7EF5"/>
    <w:multiLevelType w:val="multilevel"/>
    <w:tmpl w:val="BE3EF3B4"/>
    <w:lvl w:ilvl="0">
      <w:start w:val="4"/>
      <w:numFmt w:val="decimal"/>
      <w:lvlText w:val="%1."/>
      <w:lvlJc w:val="left"/>
      <w:pPr>
        <w:ind w:left="480" w:hanging="48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8" w15:restartNumberingAfterBreak="0">
    <w:nsid w:val="4AD62C26"/>
    <w:multiLevelType w:val="multilevel"/>
    <w:tmpl w:val="1E7A93F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pStyle w:val="5"/>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53BC11F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54EA53FD"/>
    <w:multiLevelType w:val="hybridMultilevel"/>
    <w:tmpl w:val="C77ECE20"/>
    <w:lvl w:ilvl="0" w:tplc="94CE15F6">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723156C"/>
    <w:multiLevelType w:val="hybridMultilevel"/>
    <w:tmpl w:val="20907AC2"/>
    <w:lvl w:ilvl="0" w:tplc="1BC6BA44">
      <w:start w:val="1"/>
      <w:numFmt w:val="decimal"/>
      <w:lvlText w:val="%1."/>
      <w:lvlJc w:val="left"/>
      <w:pPr>
        <w:ind w:left="840" w:hanging="36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5A61719C"/>
    <w:multiLevelType w:val="hybridMultilevel"/>
    <w:tmpl w:val="9DB22D0A"/>
    <w:lvl w:ilvl="0" w:tplc="586810B0">
      <w:start w:val="1"/>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D026C27"/>
    <w:multiLevelType w:val="multilevel"/>
    <w:tmpl w:val="48C2A44C"/>
    <w:lvl w:ilvl="0">
      <w:start w:val="1"/>
      <w:numFmt w:val="decimal"/>
      <w:lvlText w:val="%1."/>
      <w:lvlJc w:val="left"/>
      <w:pPr>
        <w:ind w:left="425" w:hanging="425"/>
      </w:pPr>
      <w:rPr>
        <w:rFonts w:ascii="SimSun" w:eastAsia="SimSun" w:hAnsi="SimSun" w:cstheme="minorBidi"/>
      </w:rPr>
    </w:lvl>
    <w:lvl w:ilvl="1">
      <w:start w:val="1"/>
      <w:numFmt w:val="decimal"/>
      <w:lvlText w:val="%2."/>
      <w:lvlJc w:val="left"/>
      <w:pPr>
        <w:ind w:left="845" w:hanging="420"/>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15:restartNumberingAfterBreak="0">
    <w:nsid w:val="5EA812C8"/>
    <w:multiLevelType w:val="hybridMultilevel"/>
    <w:tmpl w:val="DCE84798"/>
    <w:lvl w:ilvl="0" w:tplc="1BC6BA4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5F213CFA"/>
    <w:multiLevelType w:val="hybridMultilevel"/>
    <w:tmpl w:val="F16EBFF0"/>
    <w:lvl w:ilvl="0" w:tplc="04090011">
      <w:start w:val="1"/>
      <w:numFmt w:val="decimal"/>
      <w:lvlText w:val="%1)"/>
      <w:lvlJc w:val="left"/>
      <w:pPr>
        <w:ind w:left="1157" w:hanging="420"/>
      </w:pPr>
    </w:lvl>
    <w:lvl w:ilvl="1" w:tplc="04090019" w:tentative="1">
      <w:start w:val="1"/>
      <w:numFmt w:val="lowerLetter"/>
      <w:lvlText w:val="%2)"/>
      <w:lvlJc w:val="left"/>
      <w:pPr>
        <w:ind w:left="1577" w:hanging="420"/>
      </w:pPr>
    </w:lvl>
    <w:lvl w:ilvl="2" w:tplc="0409001B" w:tentative="1">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36" w15:restartNumberingAfterBreak="0">
    <w:nsid w:val="60015A23"/>
    <w:multiLevelType w:val="hybridMultilevel"/>
    <w:tmpl w:val="5246B62C"/>
    <w:lvl w:ilvl="0" w:tplc="94CE15F6">
      <w:start w:val="1"/>
      <w:numFmt w:val="decimal"/>
      <w:lvlText w:val="[%1] "/>
      <w:lvlJc w:val="left"/>
      <w:pPr>
        <w:ind w:left="90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4D92D77"/>
    <w:multiLevelType w:val="hybridMultilevel"/>
    <w:tmpl w:val="C7B025C2"/>
    <w:lvl w:ilvl="0" w:tplc="94CE15F6">
      <w:start w:val="1"/>
      <w:numFmt w:val="decimal"/>
      <w:lvlText w:val="[%1] "/>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7F160FF"/>
    <w:multiLevelType w:val="multilevel"/>
    <w:tmpl w:val="E44A93A0"/>
    <w:lvl w:ilvl="0">
      <w:start w:val="1"/>
      <w:numFmt w:val="decimal"/>
      <w:lvlText w:val="%1."/>
      <w:lvlJc w:val="left"/>
      <w:pPr>
        <w:ind w:left="425" w:hanging="425"/>
      </w:pPr>
      <w:rPr>
        <w:rFonts w:ascii="SimSun" w:eastAsia="SimSun" w:hAnsi="SimSun" w:cstheme="minorBidi"/>
      </w:rPr>
    </w:lvl>
    <w:lvl w:ilvl="1">
      <w:start w:val="1"/>
      <w:numFmt w:val="decimal"/>
      <w:lvlText w:val="%2."/>
      <w:lvlJc w:val="left"/>
      <w:pPr>
        <w:ind w:left="845" w:hanging="420"/>
      </w:pPr>
    </w:lvl>
    <w:lvl w:ilvl="2">
      <w:start w:val="1"/>
      <w:numFmt w:val="decimal"/>
      <w:lvlText w:val="%3."/>
      <w:lvlJc w:val="left"/>
      <w:pPr>
        <w:ind w:left="1271" w:hanging="42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9" w15:restartNumberingAfterBreak="0">
    <w:nsid w:val="732050D6"/>
    <w:multiLevelType w:val="multilevel"/>
    <w:tmpl w:val="BE3EF3B4"/>
    <w:styleLink w:val="1"/>
    <w:lvl w:ilvl="0">
      <w:start w:val="1"/>
      <w:numFmt w:val="decimal"/>
      <w:lvlText w:val="%1."/>
      <w:lvlJc w:val="left"/>
      <w:pPr>
        <w:ind w:left="480" w:hanging="48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40" w15:restartNumberingAfterBreak="0">
    <w:nsid w:val="7D8A5CAE"/>
    <w:multiLevelType w:val="multilevel"/>
    <w:tmpl w:val="AB546836"/>
    <w:lvl w:ilvl="0">
      <w:start w:val="1"/>
      <w:numFmt w:val="decimal"/>
      <w:lvlText w:val="%1."/>
      <w:lvlJc w:val="left"/>
      <w:pPr>
        <w:ind w:left="840" w:hanging="360"/>
      </w:pPr>
      <w:rPr>
        <w:rFonts w:hint="default"/>
      </w:rPr>
    </w:lvl>
    <w:lvl w:ilvl="1">
      <w:start w:val="2"/>
      <w:numFmt w:val="decimal"/>
      <w:isLgl/>
      <w:lvlText w:val="%1.%2."/>
      <w:lvlJc w:val="left"/>
      <w:pPr>
        <w:ind w:left="1200" w:hanging="7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920" w:hanging="144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2280" w:hanging="1800"/>
      </w:pPr>
      <w:rPr>
        <w:rFonts w:hint="default"/>
      </w:rPr>
    </w:lvl>
    <w:lvl w:ilvl="7">
      <w:start w:val="1"/>
      <w:numFmt w:val="decimal"/>
      <w:isLgl/>
      <w:lvlText w:val="%1.%2.%3.%4.%5.%6.%7.%8."/>
      <w:lvlJc w:val="left"/>
      <w:pPr>
        <w:ind w:left="2640" w:hanging="2160"/>
      </w:pPr>
      <w:rPr>
        <w:rFonts w:hint="default"/>
      </w:rPr>
    </w:lvl>
    <w:lvl w:ilvl="8">
      <w:start w:val="1"/>
      <w:numFmt w:val="decimal"/>
      <w:isLgl/>
      <w:lvlText w:val="%1.%2.%3.%4.%5.%6.%7.%8.%9."/>
      <w:lvlJc w:val="left"/>
      <w:pPr>
        <w:ind w:left="2640" w:hanging="2160"/>
      </w:pPr>
      <w:rPr>
        <w:rFonts w:hint="default"/>
      </w:rPr>
    </w:lvl>
  </w:abstractNum>
  <w:num w:numId="1">
    <w:abstractNumId w:val="21"/>
  </w:num>
  <w:num w:numId="2">
    <w:abstractNumId w:val="36"/>
  </w:num>
  <w:num w:numId="3">
    <w:abstractNumId w:val="37"/>
  </w:num>
  <w:num w:numId="4">
    <w:abstractNumId w:val="7"/>
  </w:num>
  <w:num w:numId="5">
    <w:abstractNumId w:val="5"/>
  </w:num>
  <w:num w:numId="6">
    <w:abstractNumId w:val="18"/>
  </w:num>
  <w:num w:numId="7">
    <w:abstractNumId w:val="30"/>
  </w:num>
  <w:num w:numId="8">
    <w:abstractNumId w:val="16"/>
  </w:num>
  <w:num w:numId="9">
    <w:abstractNumId w:val="20"/>
  </w:num>
  <w:num w:numId="10">
    <w:abstractNumId w:val="2"/>
  </w:num>
  <w:num w:numId="11">
    <w:abstractNumId w:val="19"/>
  </w:num>
  <w:num w:numId="12">
    <w:abstractNumId w:val="1"/>
  </w:num>
  <w:num w:numId="13">
    <w:abstractNumId w:val="35"/>
  </w:num>
  <w:num w:numId="14">
    <w:abstractNumId w:val="4"/>
  </w:num>
  <w:num w:numId="15">
    <w:abstractNumId w:val="29"/>
  </w:num>
  <w:num w:numId="16">
    <w:abstractNumId w:val="11"/>
  </w:num>
  <w:num w:numId="17">
    <w:abstractNumId w:val="40"/>
  </w:num>
  <w:num w:numId="18">
    <w:abstractNumId w:val="8"/>
  </w:num>
  <w:num w:numId="19">
    <w:abstractNumId w:val="10"/>
  </w:num>
  <w:num w:numId="20">
    <w:abstractNumId w:val="32"/>
  </w:num>
  <w:num w:numId="21">
    <w:abstractNumId w:val="17"/>
  </w:num>
  <w:num w:numId="22">
    <w:abstractNumId w:val="38"/>
  </w:num>
  <w:num w:numId="23">
    <w:abstractNumId w:val="34"/>
  </w:num>
  <w:num w:numId="24">
    <w:abstractNumId w:val="33"/>
  </w:num>
  <w:num w:numId="25">
    <w:abstractNumId w:val="31"/>
  </w:num>
  <w:num w:numId="26">
    <w:abstractNumId w:val="14"/>
  </w:num>
  <w:num w:numId="27">
    <w:abstractNumId w:val="28"/>
  </w:num>
  <w:num w:numId="28">
    <w:abstractNumId w:val="22"/>
  </w:num>
  <w:num w:numId="29">
    <w:abstractNumId w:val="24"/>
  </w:num>
  <w:num w:numId="30">
    <w:abstractNumId w:val="15"/>
  </w:num>
  <w:num w:numId="31">
    <w:abstractNumId w:val="23"/>
  </w:num>
  <w:num w:numId="32">
    <w:abstractNumId w:val="6"/>
  </w:num>
  <w:num w:numId="33">
    <w:abstractNumId w:val="27"/>
  </w:num>
  <w:num w:numId="34">
    <w:abstractNumId w:val="25"/>
  </w:num>
  <w:num w:numId="35">
    <w:abstractNumId w:val="9"/>
  </w:num>
  <w:num w:numId="36">
    <w:abstractNumId w:val="39"/>
  </w:num>
  <w:num w:numId="37">
    <w:abstractNumId w:val="13"/>
  </w:num>
  <w:num w:numId="38">
    <w:abstractNumId w:val="3"/>
  </w:num>
  <w:num w:numId="39">
    <w:abstractNumId w:val="26"/>
  </w:num>
  <w:num w:numId="40">
    <w:abstractNumId w:val="12"/>
  </w:num>
  <w:num w:numId="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in Ethan">
    <w15:presenceInfo w15:providerId="Windows Live" w15:userId="c9e9958d9526d0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8BD"/>
    <w:rsid w:val="0000291B"/>
    <w:rsid w:val="00002E60"/>
    <w:rsid w:val="000034F9"/>
    <w:rsid w:val="000038B3"/>
    <w:rsid w:val="000054DE"/>
    <w:rsid w:val="00006C6C"/>
    <w:rsid w:val="00010E06"/>
    <w:rsid w:val="00011331"/>
    <w:rsid w:val="000132DC"/>
    <w:rsid w:val="0001347C"/>
    <w:rsid w:val="000168CC"/>
    <w:rsid w:val="00020253"/>
    <w:rsid w:val="0002295C"/>
    <w:rsid w:val="000238E1"/>
    <w:rsid w:val="00023F57"/>
    <w:rsid w:val="00024893"/>
    <w:rsid w:val="0002601E"/>
    <w:rsid w:val="00026C63"/>
    <w:rsid w:val="00027359"/>
    <w:rsid w:val="000302FB"/>
    <w:rsid w:val="0003292B"/>
    <w:rsid w:val="00033F79"/>
    <w:rsid w:val="0003459A"/>
    <w:rsid w:val="00035282"/>
    <w:rsid w:val="0003625E"/>
    <w:rsid w:val="00037506"/>
    <w:rsid w:val="00043BEF"/>
    <w:rsid w:val="00043FEA"/>
    <w:rsid w:val="00051547"/>
    <w:rsid w:val="00052076"/>
    <w:rsid w:val="00052A23"/>
    <w:rsid w:val="00054FAA"/>
    <w:rsid w:val="00056329"/>
    <w:rsid w:val="0005662C"/>
    <w:rsid w:val="0005718F"/>
    <w:rsid w:val="0006079A"/>
    <w:rsid w:val="000616CB"/>
    <w:rsid w:val="000617FE"/>
    <w:rsid w:val="00062692"/>
    <w:rsid w:val="00066201"/>
    <w:rsid w:val="000734A5"/>
    <w:rsid w:val="00074239"/>
    <w:rsid w:val="00080F0B"/>
    <w:rsid w:val="00083016"/>
    <w:rsid w:val="000833A8"/>
    <w:rsid w:val="000871BB"/>
    <w:rsid w:val="00090235"/>
    <w:rsid w:val="00091820"/>
    <w:rsid w:val="00091EA7"/>
    <w:rsid w:val="000923D9"/>
    <w:rsid w:val="00095996"/>
    <w:rsid w:val="00096B8B"/>
    <w:rsid w:val="00097B00"/>
    <w:rsid w:val="000A06D4"/>
    <w:rsid w:val="000A1CB2"/>
    <w:rsid w:val="000A4BF1"/>
    <w:rsid w:val="000A56A2"/>
    <w:rsid w:val="000A6AD9"/>
    <w:rsid w:val="000B01FA"/>
    <w:rsid w:val="000B0C4B"/>
    <w:rsid w:val="000B1B55"/>
    <w:rsid w:val="000B4EA6"/>
    <w:rsid w:val="000B5AD2"/>
    <w:rsid w:val="000C13A4"/>
    <w:rsid w:val="000C37EA"/>
    <w:rsid w:val="000C3C75"/>
    <w:rsid w:val="000D0E95"/>
    <w:rsid w:val="000D4EEC"/>
    <w:rsid w:val="000D634B"/>
    <w:rsid w:val="000D687F"/>
    <w:rsid w:val="000E1D62"/>
    <w:rsid w:val="000E2572"/>
    <w:rsid w:val="000E45C6"/>
    <w:rsid w:val="000E5822"/>
    <w:rsid w:val="000E5ECE"/>
    <w:rsid w:val="000E7297"/>
    <w:rsid w:val="000E7358"/>
    <w:rsid w:val="000E7B50"/>
    <w:rsid w:val="000E7DDD"/>
    <w:rsid w:val="000F0C02"/>
    <w:rsid w:val="000F0D85"/>
    <w:rsid w:val="000F10BA"/>
    <w:rsid w:val="000F31D5"/>
    <w:rsid w:val="000F325E"/>
    <w:rsid w:val="000F4A30"/>
    <w:rsid w:val="001003FB"/>
    <w:rsid w:val="00100A8C"/>
    <w:rsid w:val="00100F4E"/>
    <w:rsid w:val="00103153"/>
    <w:rsid w:val="00103FBC"/>
    <w:rsid w:val="001053A7"/>
    <w:rsid w:val="00106C03"/>
    <w:rsid w:val="00106D73"/>
    <w:rsid w:val="00106ED8"/>
    <w:rsid w:val="00107731"/>
    <w:rsid w:val="001078BA"/>
    <w:rsid w:val="00110590"/>
    <w:rsid w:val="00111170"/>
    <w:rsid w:val="00111FD4"/>
    <w:rsid w:val="00112181"/>
    <w:rsid w:val="0011637B"/>
    <w:rsid w:val="00116556"/>
    <w:rsid w:val="001170AE"/>
    <w:rsid w:val="00117CD4"/>
    <w:rsid w:val="001204BE"/>
    <w:rsid w:val="00121C11"/>
    <w:rsid w:val="00124BC3"/>
    <w:rsid w:val="00124CCC"/>
    <w:rsid w:val="00125340"/>
    <w:rsid w:val="00126BE0"/>
    <w:rsid w:val="00127010"/>
    <w:rsid w:val="00127045"/>
    <w:rsid w:val="001300D1"/>
    <w:rsid w:val="001305C3"/>
    <w:rsid w:val="00134340"/>
    <w:rsid w:val="00134EB4"/>
    <w:rsid w:val="00136664"/>
    <w:rsid w:val="00136701"/>
    <w:rsid w:val="00137A54"/>
    <w:rsid w:val="0014001F"/>
    <w:rsid w:val="00142D6F"/>
    <w:rsid w:val="00143962"/>
    <w:rsid w:val="001441BF"/>
    <w:rsid w:val="0014469A"/>
    <w:rsid w:val="00145EDD"/>
    <w:rsid w:val="00146568"/>
    <w:rsid w:val="00152201"/>
    <w:rsid w:val="00152496"/>
    <w:rsid w:val="0015377D"/>
    <w:rsid w:val="00153E67"/>
    <w:rsid w:val="00156CB4"/>
    <w:rsid w:val="00157080"/>
    <w:rsid w:val="00160EB7"/>
    <w:rsid w:val="0016195D"/>
    <w:rsid w:val="0016217D"/>
    <w:rsid w:val="00163B4A"/>
    <w:rsid w:val="0016481F"/>
    <w:rsid w:val="00164ED7"/>
    <w:rsid w:val="00165A29"/>
    <w:rsid w:val="00165AFD"/>
    <w:rsid w:val="00166DA2"/>
    <w:rsid w:val="0016728B"/>
    <w:rsid w:val="00167C89"/>
    <w:rsid w:val="0017108B"/>
    <w:rsid w:val="00171242"/>
    <w:rsid w:val="0017137D"/>
    <w:rsid w:val="00171AB1"/>
    <w:rsid w:val="00172D8B"/>
    <w:rsid w:val="001747AC"/>
    <w:rsid w:val="00177838"/>
    <w:rsid w:val="00182174"/>
    <w:rsid w:val="001840D9"/>
    <w:rsid w:val="00185282"/>
    <w:rsid w:val="001873F3"/>
    <w:rsid w:val="001910F6"/>
    <w:rsid w:val="001915A8"/>
    <w:rsid w:val="00193205"/>
    <w:rsid w:val="00193934"/>
    <w:rsid w:val="0019411B"/>
    <w:rsid w:val="00194459"/>
    <w:rsid w:val="001945F5"/>
    <w:rsid w:val="0019591A"/>
    <w:rsid w:val="00196F4A"/>
    <w:rsid w:val="001972A0"/>
    <w:rsid w:val="001A16F3"/>
    <w:rsid w:val="001A173E"/>
    <w:rsid w:val="001A4726"/>
    <w:rsid w:val="001A570F"/>
    <w:rsid w:val="001A717B"/>
    <w:rsid w:val="001A7426"/>
    <w:rsid w:val="001A75AA"/>
    <w:rsid w:val="001A77C9"/>
    <w:rsid w:val="001B0A06"/>
    <w:rsid w:val="001B0BE1"/>
    <w:rsid w:val="001B1709"/>
    <w:rsid w:val="001B19A1"/>
    <w:rsid w:val="001B213D"/>
    <w:rsid w:val="001B386E"/>
    <w:rsid w:val="001B3F27"/>
    <w:rsid w:val="001B4762"/>
    <w:rsid w:val="001B5033"/>
    <w:rsid w:val="001B5CB5"/>
    <w:rsid w:val="001B6BCA"/>
    <w:rsid w:val="001B7284"/>
    <w:rsid w:val="001B7916"/>
    <w:rsid w:val="001B7A9F"/>
    <w:rsid w:val="001C0E8C"/>
    <w:rsid w:val="001C2B2A"/>
    <w:rsid w:val="001C2B3D"/>
    <w:rsid w:val="001D078D"/>
    <w:rsid w:val="001D2D07"/>
    <w:rsid w:val="001D3893"/>
    <w:rsid w:val="001D38B5"/>
    <w:rsid w:val="001D3BB5"/>
    <w:rsid w:val="001E1270"/>
    <w:rsid w:val="001E1A2D"/>
    <w:rsid w:val="001E2DB0"/>
    <w:rsid w:val="001E366A"/>
    <w:rsid w:val="001E530F"/>
    <w:rsid w:val="001E673C"/>
    <w:rsid w:val="001F01CE"/>
    <w:rsid w:val="001F4DE3"/>
    <w:rsid w:val="001F68C5"/>
    <w:rsid w:val="001F7699"/>
    <w:rsid w:val="00201225"/>
    <w:rsid w:val="00201D7D"/>
    <w:rsid w:val="00201F75"/>
    <w:rsid w:val="00202585"/>
    <w:rsid w:val="0020292C"/>
    <w:rsid w:val="00202A1C"/>
    <w:rsid w:val="00202B29"/>
    <w:rsid w:val="002073D8"/>
    <w:rsid w:val="002101FA"/>
    <w:rsid w:val="00210375"/>
    <w:rsid w:val="002129EC"/>
    <w:rsid w:val="002156E7"/>
    <w:rsid w:val="00216C1B"/>
    <w:rsid w:val="002200D7"/>
    <w:rsid w:val="00220F90"/>
    <w:rsid w:val="002273FA"/>
    <w:rsid w:val="00227B80"/>
    <w:rsid w:val="00227BFD"/>
    <w:rsid w:val="00227C0E"/>
    <w:rsid w:val="002329C8"/>
    <w:rsid w:val="002338BE"/>
    <w:rsid w:val="002340ED"/>
    <w:rsid w:val="0023471D"/>
    <w:rsid w:val="00235311"/>
    <w:rsid w:val="00235964"/>
    <w:rsid w:val="00235CE9"/>
    <w:rsid w:val="00236E3A"/>
    <w:rsid w:val="00240F52"/>
    <w:rsid w:val="00245270"/>
    <w:rsid w:val="00246686"/>
    <w:rsid w:val="00246B12"/>
    <w:rsid w:val="00246C77"/>
    <w:rsid w:val="00246FA4"/>
    <w:rsid w:val="00247BBE"/>
    <w:rsid w:val="00250087"/>
    <w:rsid w:val="00250693"/>
    <w:rsid w:val="00251B0C"/>
    <w:rsid w:val="00251F66"/>
    <w:rsid w:val="0025333E"/>
    <w:rsid w:val="00253469"/>
    <w:rsid w:val="00261726"/>
    <w:rsid w:val="00262002"/>
    <w:rsid w:val="002626E8"/>
    <w:rsid w:val="0026280C"/>
    <w:rsid w:val="0026351E"/>
    <w:rsid w:val="002646A8"/>
    <w:rsid w:val="00264AF2"/>
    <w:rsid w:val="00264CCF"/>
    <w:rsid w:val="00265368"/>
    <w:rsid w:val="002656DD"/>
    <w:rsid w:val="00266A89"/>
    <w:rsid w:val="002733F0"/>
    <w:rsid w:val="002735B8"/>
    <w:rsid w:val="00274117"/>
    <w:rsid w:val="00283B8B"/>
    <w:rsid w:val="00283F33"/>
    <w:rsid w:val="00284DC8"/>
    <w:rsid w:val="00284DF0"/>
    <w:rsid w:val="0029012D"/>
    <w:rsid w:val="00291FC3"/>
    <w:rsid w:val="00293172"/>
    <w:rsid w:val="00294497"/>
    <w:rsid w:val="0029451C"/>
    <w:rsid w:val="00294FE3"/>
    <w:rsid w:val="00295CB4"/>
    <w:rsid w:val="00295D02"/>
    <w:rsid w:val="0029661A"/>
    <w:rsid w:val="002968ED"/>
    <w:rsid w:val="0029798F"/>
    <w:rsid w:val="00297FF1"/>
    <w:rsid w:val="002A0976"/>
    <w:rsid w:val="002B46D3"/>
    <w:rsid w:val="002B4823"/>
    <w:rsid w:val="002B492F"/>
    <w:rsid w:val="002B4BBD"/>
    <w:rsid w:val="002B5148"/>
    <w:rsid w:val="002B5A59"/>
    <w:rsid w:val="002B688C"/>
    <w:rsid w:val="002B6F0B"/>
    <w:rsid w:val="002B7E30"/>
    <w:rsid w:val="002C0C1A"/>
    <w:rsid w:val="002C20B0"/>
    <w:rsid w:val="002C2ADB"/>
    <w:rsid w:val="002C43AC"/>
    <w:rsid w:val="002C56E6"/>
    <w:rsid w:val="002D05BA"/>
    <w:rsid w:val="002D1EE4"/>
    <w:rsid w:val="002D2A15"/>
    <w:rsid w:val="002D4CA4"/>
    <w:rsid w:val="002D550B"/>
    <w:rsid w:val="002D7ECD"/>
    <w:rsid w:val="002E06FA"/>
    <w:rsid w:val="002E277A"/>
    <w:rsid w:val="002E2CDA"/>
    <w:rsid w:val="002E4953"/>
    <w:rsid w:val="002E6252"/>
    <w:rsid w:val="002E7753"/>
    <w:rsid w:val="002F055C"/>
    <w:rsid w:val="002F15D0"/>
    <w:rsid w:val="002F3DD2"/>
    <w:rsid w:val="002F4658"/>
    <w:rsid w:val="002F51DE"/>
    <w:rsid w:val="002F5557"/>
    <w:rsid w:val="002F7D86"/>
    <w:rsid w:val="003011F8"/>
    <w:rsid w:val="003033EA"/>
    <w:rsid w:val="00306976"/>
    <w:rsid w:val="003125BF"/>
    <w:rsid w:val="00312E18"/>
    <w:rsid w:val="003140E5"/>
    <w:rsid w:val="00314EAA"/>
    <w:rsid w:val="00315A28"/>
    <w:rsid w:val="00317E90"/>
    <w:rsid w:val="0032012C"/>
    <w:rsid w:val="0032459B"/>
    <w:rsid w:val="0032484D"/>
    <w:rsid w:val="003252E5"/>
    <w:rsid w:val="00325B27"/>
    <w:rsid w:val="00326228"/>
    <w:rsid w:val="003262A8"/>
    <w:rsid w:val="00326578"/>
    <w:rsid w:val="00326B81"/>
    <w:rsid w:val="00326EFC"/>
    <w:rsid w:val="00330369"/>
    <w:rsid w:val="00330425"/>
    <w:rsid w:val="003356C0"/>
    <w:rsid w:val="003357EC"/>
    <w:rsid w:val="00335B5A"/>
    <w:rsid w:val="00335E62"/>
    <w:rsid w:val="003404AF"/>
    <w:rsid w:val="0034057B"/>
    <w:rsid w:val="0034066D"/>
    <w:rsid w:val="00340700"/>
    <w:rsid w:val="00340BB0"/>
    <w:rsid w:val="0034231B"/>
    <w:rsid w:val="00342D7A"/>
    <w:rsid w:val="00345BCE"/>
    <w:rsid w:val="00346042"/>
    <w:rsid w:val="00350DF6"/>
    <w:rsid w:val="00355667"/>
    <w:rsid w:val="00355B9A"/>
    <w:rsid w:val="00356095"/>
    <w:rsid w:val="00360286"/>
    <w:rsid w:val="0036155B"/>
    <w:rsid w:val="00362107"/>
    <w:rsid w:val="00362C23"/>
    <w:rsid w:val="00364E77"/>
    <w:rsid w:val="003650C7"/>
    <w:rsid w:val="00365C5A"/>
    <w:rsid w:val="003708AB"/>
    <w:rsid w:val="00372131"/>
    <w:rsid w:val="00372215"/>
    <w:rsid w:val="00372E5B"/>
    <w:rsid w:val="00374071"/>
    <w:rsid w:val="00375B97"/>
    <w:rsid w:val="003802EB"/>
    <w:rsid w:val="00382545"/>
    <w:rsid w:val="0038339F"/>
    <w:rsid w:val="00385A71"/>
    <w:rsid w:val="0038740D"/>
    <w:rsid w:val="00391095"/>
    <w:rsid w:val="003911ED"/>
    <w:rsid w:val="0039164B"/>
    <w:rsid w:val="003923B5"/>
    <w:rsid w:val="00393C17"/>
    <w:rsid w:val="0039488B"/>
    <w:rsid w:val="003950C6"/>
    <w:rsid w:val="0039605B"/>
    <w:rsid w:val="0039730F"/>
    <w:rsid w:val="00397BBD"/>
    <w:rsid w:val="003A1800"/>
    <w:rsid w:val="003A42ED"/>
    <w:rsid w:val="003A5F0E"/>
    <w:rsid w:val="003A5F49"/>
    <w:rsid w:val="003A72EA"/>
    <w:rsid w:val="003A7EAF"/>
    <w:rsid w:val="003B05D6"/>
    <w:rsid w:val="003B16DB"/>
    <w:rsid w:val="003B351D"/>
    <w:rsid w:val="003B40CB"/>
    <w:rsid w:val="003B5025"/>
    <w:rsid w:val="003B7CEF"/>
    <w:rsid w:val="003C4C73"/>
    <w:rsid w:val="003C72A1"/>
    <w:rsid w:val="003C7923"/>
    <w:rsid w:val="003D2C7F"/>
    <w:rsid w:val="003D4EA1"/>
    <w:rsid w:val="003D5F31"/>
    <w:rsid w:val="003D7177"/>
    <w:rsid w:val="003D7293"/>
    <w:rsid w:val="003E10DF"/>
    <w:rsid w:val="003E1869"/>
    <w:rsid w:val="003E25B5"/>
    <w:rsid w:val="003E2892"/>
    <w:rsid w:val="003E4A7B"/>
    <w:rsid w:val="003E5186"/>
    <w:rsid w:val="003E51F4"/>
    <w:rsid w:val="003E71EB"/>
    <w:rsid w:val="003F3E7B"/>
    <w:rsid w:val="003F7274"/>
    <w:rsid w:val="00405140"/>
    <w:rsid w:val="004070C6"/>
    <w:rsid w:val="0040796D"/>
    <w:rsid w:val="00411A7D"/>
    <w:rsid w:val="004120A5"/>
    <w:rsid w:val="00412523"/>
    <w:rsid w:val="004130CF"/>
    <w:rsid w:val="00413ABB"/>
    <w:rsid w:val="004147B4"/>
    <w:rsid w:val="004154D4"/>
    <w:rsid w:val="0041580F"/>
    <w:rsid w:val="00415C0E"/>
    <w:rsid w:val="00416EAD"/>
    <w:rsid w:val="004201F2"/>
    <w:rsid w:val="00421FA2"/>
    <w:rsid w:val="00423A4B"/>
    <w:rsid w:val="00424195"/>
    <w:rsid w:val="00424220"/>
    <w:rsid w:val="004246CB"/>
    <w:rsid w:val="004259B0"/>
    <w:rsid w:val="00430A92"/>
    <w:rsid w:val="00431B9E"/>
    <w:rsid w:val="00432F58"/>
    <w:rsid w:val="0043566F"/>
    <w:rsid w:val="00435CF2"/>
    <w:rsid w:val="00437A14"/>
    <w:rsid w:val="004411AA"/>
    <w:rsid w:val="004423E9"/>
    <w:rsid w:val="00443D04"/>
    <w:rsid w:val="004441A8"/>
    <w:rsid w:val="004456C0"/>
    <w:rsid w:val="00447C24"/>
    <w:rsid w:val="0045084A"/>
    <w:rsid w:val="004509B7"/>
    <w:rsid w:val="00455CD1"/>
    <w:rsid w:val="00456C68"/>
    <w:rsid w:val="00457F2E"/>
    <w:rsid w:val="00462253"/>
    <w:rsid w:val="004637E4"/>
    <w:rsid w:val="00464507"/>
    <w:rsid w:val="00465827"/>
    <w:rsid w:val="00465860"/>
    <w:rsid w:val="00465F13"/>
    <w:rsid w:val="004670F5"/>
    <w:rsid w:val="00471FC7"/>
    <w:rsid w:val="004730F5"/>
    <w:rsid w:val="00473DD0"/>
    <w:rsid w:val="00476B61"/>
    <w:rsid w:val="00476D21"/>
    <w:rsid w:val="00476E56"/>
    <w:rsid w:val="004803F4"/>
    <w:rsid w:val="00481D11"/>
    <w:rsid w:val="00482099"/>
    <w:rsid w:val="00482687"/>
    <w:rsid w:val="00483294"/>
    <w:rsid w:val="004848F8"/>
    <w:rsid w:val="00485189"/>
    <w:rsid w:val="00485A86"/>
    <w:rsid w:val="00485E77"/>
    <w:rsid w:val="0048615D"/>
    <w:rsid w:val="00487C4B"/>
    <w:rsid w:val="00491A45"/>
    <w:rsid w:val="004930AA"/>
    <w:rsid w:val="00495064"/>
    <w:rsid w:val="00495746"/>
    <w:rsid w:val="004969FD"/>
    <w:rsid w:val="004971E6"/>
    <w:rsid w:val="004A10DE"/>
    <w:rsid w:val="004A4466"/>
    <w:rsid w:val="004A4D61"/>
    <w:rsid w:val="004A4EA9"/>
    <w:rsid w:val="004A7CC9"/>
    <w:rsid w:val="004B0204"/>
    <w:rsid w:val="004B0EE2"/>
    <w:rsid w:val="004B1D71"/>
    <w:rsid w:val="004B1E0C"/>
    <w:rsid w:val="004B22DD"/>
    <w:rsid w:val="004B32E4"/>
    <w:rsid w:val="004C0CA3"/>
    <w:rsid w:val="004C1037"/>
    <w:rsid w:val="004C125F"/>
    <w:rsid w:val="004C153D"/>
    <w:rsid w:val="004C2785"/>
    <w:rsid w:val="004C32B1"/>
    <w:rsid w:val="004C5B56"/>
    <w:rsid w:val="004C7925"/>
    <w:rsid w:val="004D0DDC"/>
    <w:rsid w:val="004D1BFC"/>
    <w:rsid w:val="004D1ED8"/>
    <w:rsid w:val="004D2CAD"/>
    <w:rsid w:val="004D39DD"/>
    <w:rsid w:val="004D44FD"/>
    <w:rsid w:val="004D53EF"/>
    <w:rsid w:val="004D57FF"/>
    <w:rsid w:val="004E0553"/>
    <w:rsid w:val="004E09BC"/>
    <w:rsid w:val="004E1EC6"/>
    <w:rsid w:val="004E5E18"/>
    <w:rsid w:val="004E64F2"/>
    <w:rsid w:val="004E6859"/>
    <w:rsid w:val="004E6E76"/>
    <w:rsid w:val="004F283E"/>
    <w:rsid w:val="004F2F5A"/>
    <w:rsid w:val="004F2FA3"/>
    <w:rsid w:val="004F3ABF"/>
    <w:rsid w:val="004F44D7"/>
    <w:rsid w:val="004F60E6"/>
    <w:rsid w:val="004F6570"/>
    <w:rsid w:val="0050025B"/>
    <w:rsid w:val="00500790"/>
    <w:rsid w:val="005024C7"/>
    <w:rsid w:val="00504697"/>
    <w:rsid w:val="00505145"/>
    <w:rsid w:val="00505CEE"/>
    <w:rsid w:val="00506799"/>
    <w:rsid w:val="0051276A"/>
    <w:rsid w:val="005135AD"/>
    <w:rsid w:val="005142E8"/>
    <w:rsid w:val="00515123"/>
    <w:rsid w:val="00515A66"/>
    <w:rsid w:val="0051702F"/>
    <w:rsid w:val="00517594"/>
    <w:rsid w:val="00517DD3"/>
    <w:rsid w:val="00521FF8"/>
    <w:rsid w:val="00522A5D"/>
    <w:rsid w:val="00524973"/>
    <w:rsid w:val="00525C54"/>
    <w:rsid w:val="005262F1"/>
    <w:rsid w:val="00527E0C"/>
    <w:rsid w:val="00530011"/>
    <w:rsid w:val="0053137A"/>
    <w:rsid w:val="00531523"/>
    <w:rsid w:val="005319E3"/>
    <w:rsid w:val="00535FD0"/>
    <w:rsid w:val="0053604C"/>
    <w:rsid w:val="005401B5"/>
    <w:rsid w:val="00540A10"/>
    <w:rsid w:val="00540A62"/>
    <w:rsid w:val="005415D3"/>
    <w:rsid w:val="005425EA"/>
    <w:rsid w:val="0054486E"/>
    <w:rsid w:val="0054595D"/>
    <w:rsid w:val="00546E41"/>
    <w:rsid w:val="00547967"/>
    <w:rsid w:val="0055070B"/>
    <w:rsid w:val="00550E8B"/>
    <w:rsid w:val="005513C6"/>
    <w:rsid w:val="00551779"/>
    <w:rsid w:val="00554E60"/>
    <w:rsid w:val="00555412"/>
    <w:rsid w:val="005557CB"/>
    <w:rsid w:val="00555838"/>
    <w:rsid w:val="005559F9"/>
    <w:rsid w:val="00556B1D"/>
    <w:rsid w:val="00557C16"/>
    <w:rsid w:val="00561FBB"/>
    <w:rsid w:val="00562707"/>
    <w:rsid w:val="00564B5B"/>
    <w:rsid w:val="005713B9"/>
    <w:rsid w:val="005716FA"/>
    <w:rsid w:val="00572FA8"/>
    <w:rsid w:val="005738CC"/>
    <w:rsid w:val="00574306"/>
    <w:rsid w:val="005819FA"/>
    <w:rsid w:val="00582D3C"/>
    <w:rsid w:val="0058381B"/>
    <w:rsid w:val="00583B05"/>
    <w:rsid w:val="00583C61"/>
    <w:rsid w:val="00586D3B"/>
    <w:rsid w:val="00587DDC"/>
    <w:rsid w:val="00592536"/>
    <w:rsid w:val="00594B67"/>
    <w:rsid w:val="00594F49"/>
    <w:rsid w:val="005956E4"/>
    <w:rsid w:val="00595A82"/>
    <w:rsid w:val="00596AFE"/>
    <w:rsid w:val="00596C4C"/>
    <w:rsid w:val="0059724F"/>
    <w:rsid w:val="005A01E8"/>
    <w:rsid w:val="005A10F5"/>
    <w:rsid w:val="005A130C"/>
    <w:rsid w:val="005A158C"/>
    <w:rsid w:val="005A57F7"/>
    <w:rsid w:val="005A5D76"/>
    <w:rsid w:val="005A6288"/>
    <w:rsid w:val="005A6A8E"/>
    <w:rsid w:val="005B02C0"/>
    <w:rsid w:val="005B0D5E"/>
    <w:rsid w:val="005B127D"/>
    <w:rsid w:val="005B4336"/>
    <w:rsid w:val="005B4922"/>
    <w:rsid w:val="005B4BB5"/>
    <w:rsid w:val="005B6C2F"/>
    <w:rsid w:val="005B6FB5"/>
    <w:rsid w:val="005C038F"/>
    <w:rsid w:val="005C2060"/>
    <w:rsid w:val="005C40CE"/>
    <w:rsid w:val="005C49B6"/>
    <w:rsid w:val="005C5517"/>
    <w:rsid w:val="005C5804"/>
    <w:rsid w:val="005C5FDD"/>
    <w:rsid w:val="005C7CD3"/>
    <w:rsid w:val="005D0142"/>
    <w:rsid w:val="005D2B4B"/>
    <w:rsid w:val="005D2E0F"/>
    <w:rsid w:val="005D46D6"/>
    <w:rsid w:val="005D49AB"/>
    <w:rsid w:val="005D56BD"/>
    <w:rsid w:val="005D5B4F"/>
    <w:rsid w:val="005D634D"/>
    <w:rsid w:val="005D7898"/>
    <w:rsid w:val="005E2B7F"/>
    <w:rsid w:val="005E6822"/>
    <w:rsid w:val="005F0C6E"/>
    <w:rsid w:val="005F1001"/>
    <w:rsid w:val="005F2196"/>
    <w:rsid w:val="005F26F5"/>
    <w:rsid w:val="005F2905"/>
    <w:rsid w:val="005F4216"/>
    <w:rsid w:val="005F6663"/>
    <w:rsid w:val="005F7EF1"/>
    <w:rsid w:val="006013FE"/>
    <w:rsid w:val="00601D49"/>
    <w:rsid w:val="00606041"/>
    <w:rsid w:val="00606496"/>
    <w:rsid w:val="00606B23"/>
    <w:rsid w:val="00610CA9"/>
    <w:rsid w:val="00610ED9"/>
    <w:rsid w:val="00611982"/>
    <w:rsid w:val="00612558"/>
    <w:rsid w:val="00615214"/>
    <w:rsid w:val="00616B7D"/>
    <w:rsid w:val="00616D27"/>
    <w:rsid w:val="00617B8F"/>
    <w:rsid w:val="006205F2"/>
    <w:rsid w:val="0062082E"/>
    <w:rsid w:val="00622BD4"/>
    <w:rsid w:val="00622E44"/>
    <w:rsid w:val="00623667"/>
    <w:rsid w:val="00624420"/>
    <w:rsid w:val="00627601"/>
    <w:rsid w:val="006276C0"/>
    <w:rsid w:val="0062776B"/>
    <w:rsid w:val="0063089C"/>
    <w:rsid w:val="00630F78"/>
    <w:rsid w:val="00631AD5"/>
    <w:rsid w:val="00632BC9"/>
    <w:rsid w:val="006331F2"/>
    <w:rsid w:val="00635625"/>
    <w:rsid w:val="006363A9"/>
    <w:rsid w:val="0064244C"/>
    <w:rsid w:val="006431CF"/>
    <w:rsid w:val="00644DA6"/>
    <w:rsid w:val="00644F5A"/>
    <w:rsid w:val="00645A16"/>
    <w:rsid w:val="0064603C"/>
    <w:rsid w:val="0064688D"/>
    <w:rsid w:val="00647D6E"/>
    <w:rsid w:val="00650CB9"/>
    <w:rsid w:val="00651C13"/>
    <w:rsid w:val="006543CD"/>
    <w:rsid w:val="00654D20"/>
    <w:rsid w:val="00655D90"/>
    <w:rsid w:val="0065697B"/>
    <w:rsid w:val="00656BD8"/>
    <w:rsid w:val="00657501"/>
    <w:rsid w:val="00661D6B"/>
    <w:rsid w:val="00661EE4"/>
    <w:rsid w:val="0066377A"/>
    <w:rsid w:val="006639DD"/>
    <w:rsid w:val="006669A2"/>
    <w:rsid w:val="00666BF6"/>
    <w:rsid w:val="006672EA"/>
    <w:rsid w:val="00671CAE"/>
    <w:rsid w:val="00671FEC"/>
    <w:rsid w:val="00673539"/>
    <w:rsid w:val="006742E8"/>
    <w:rsid w:val="006746F3"/>
    <w:rsid w:val="00676477"/>
    <w:rsid w:val="00676858"/>
    <w:rsid w:val="0068086D"/>
    <w:rsid w:val="0068116E"/>
    <w:rsid w:val="00681AD7"/>
    <w:rsid w:val="006829A6"/>
    <w:rsid w:val="006836F2"/>
    <w:rsid w:val="006845C2"/>
    <w:rsid w:val="00686C2A"/>
    <w:rsid w:val="00686D4B"/>
    <w:rsid w:val="00690256"/>
    <w:rsid w:val="0069068F"/>
    <w:rsid w:val="00691A31"/>
    <w:rsid w:val="006944BE"/>
    <w:rsid w:val="00694904"/>
    <w:rsid w:val="00694DC3"/>
    <w:rsid w:val="00695A09"/>
    <w:rsid w:val="006A00F2"/>
    <w:rsid w:val="006A1D50"/>
    <w:rsid w:val="006A2FBF"/>
    <w:rsid w:val="006A7CBF"/>
    <w:rsid w:val="006B3FDC"/>
    <w:rsid w:val="006B4CBC"/>
    <w:rsid w:val="006B5F92"/>
    <w:rsid w:val="006B7192"/>
    <w:rsid w:val="006C0759"/>
    <w:rsid w:val="006C1DF5"/>
    <w:rsid w:val="006C4217"/>
    <w:rsid w:val="006C5CFD"/>
    <w:rsid w:val="006C74E8"/>
    <w:rsid w:val="006C7F39"/>
    <w:rsid w:val="006D08A0"/>
    <w:rsid w:val="006D126C"/>
    <w:rsid w:val="006D32C1"/>
    <w:rsid w:val="006D382D"/>
    <w:rsid w:val="006D4A59"/>
    <w:rsid w:val="006D6185"/>
    <w:rsid w:val="006D6BCC"/>
    <w:rsid w:val="006D7B16"/>
    <w:rsid w:val="006E0109"/>
    <w:rsid w:val="006E0AB2"/>
    <w:rsid w:val="006E1B15"/>
    <w:rsid w:val="006E2B46"/>
    <w:rsid w:val="006E33A3"/>
    <w:rsid w:val="006E5110"/>
    <w:rsid w:val="006E5E30"/>
    <w:rsid w:val="006E7C3B"/>
    <w:rsid w:val="006F05B8"/>
    <w:rsid w:val="006F0AC9"/>
    <w:rsid w:val="006F1121"/>
    <w:rsid w:val="006F21F2"/>
    <w:rsid w:val="006F3847"/>
    <w:rsid w:val="006F3A0A"/>
    <w:rsid w:val="006F4A79"/>
    <w:rsid w:val="006F4BFA"/>
    <w:rsid w:val="006F5F57"/>
    <w:rsid w:val="006F7A7D"/>
    <w:rsid w:val="00700C58"/>
    <w:rsid w:val="00702356"/>
    <w:rsid w:val="007025A0"/>
    <w:rsid w:val="00703643"/>
    <w:rsid w:val="00703839"/>
    <w:rsid w:val="00704E58"/>
    <w:rsid w:val="0070654A"/>
    <w:rsid w:val="00707075"/>
    <w:rsid w:val="00713E7B"/>
    <w:rsid w:val="00715FDD"/>
    <w:rsid w:val="007176AF"/>
    <w:rsid w:val="00722E06"/>
    <w:rsid w:val="0072353B"/>
    <w:rsid w:val="0072444A"/>
    <w:rsid w:val="007248C5"/>
    <w:rsid w:val="007259F7"/>
    <w:rsid w:val="00725C9B"/>
    <w:rsid w:val="0072614B"/>
    <w:rsid w:val="007306C6"/>
    <w:rsid w:val="007307A4"/>
    <w:rsid w:val="00730E8D"/>
    <w:rsid w:val="007312B2"/>
    <w:rsid w:val="00731BAE"/>
    <w:rsid w:val="0073374B"/>
    <w:rsid w:val="0073404E"/>
    <w:rsid w:val="007352F9"/>
    <w:rsid w:val="0073583F"/>
    <w:rsid w:val="00735A8F"/>
    <w:rsid w:val="00737086"/>
    <w:rsid w:val="007409DF"/>
    <w:rsid w:val="00740AED"/>
    <w:rsid w:val="007411B0"/>
    <w:rsid w:val="007419CC"/>
    <w:rsid w:val="00741CB1"/>
    <w:rsid w:val="00742A23"/>
    <w:rsid w:val="0074363A"/>
    <w:rsid w:val="00743944"/>
    <w:rsid w:val="0074467B"/>
    <w:rsid w:val="00746361"/>
    <w:rsid w:val="007472EE"/>
    <w:rsid w:val="00750E64"/>
    <w:rsid w:val="007518CD"/>
    <w:rsid w:val="00751D56"/>
    <w:rsid w:val="00752A6F"/>
    <w:rsid w:val="00753691"/>
    <w:rsid w:val="007543C0"/>
    <w:rsid w:val="00757F2C"/>
    <w:rsid w:val="007608BD"/>
    <w:rsid w:val="00760D30"/>
    <w:rsid w:val="00761C04"/>
    <w:rsid w:val="00772054"/>
    <w:rsid w:val="007728C3"/>
    <w:rsid w:val="0077306F"/>
    <w:rsid w:val="0077652F"/>
    <w:rsid w:val="00776AA3"/>
    <w:rsid w:val="00776C28"/>
    <w:rsid w:val="00781483"/>
    <w:rsid w:val="0078178D"/>
    <w:rsid w:val="00781FE7"/>
    <w:rsid w:val="00782104"/>
    <w:rsid w:val="007822A4"/>
    <w:rsid w:val="007824F3"/>
    <w:rsid w:val="007834CD"/>
    <w:rsid w:val="00783CD5"/>
    <w:rsid w:val="0078419E"/>
    <w:rsid w:val="007857B9"/>
    <w:rsid w:val="00785D24"/>
    <w:rsid w:val="007926A4"/>
    <w:rsid w:val="00793068"/>
    <w:rsid w:val="007945EF"/>
    <w:rsid w:val="00794DAF"/>
    <w:rsid w:val="00795B97"/>
    <w:rsid w:val="007964DC"/>
    <w:rsid w:val="007A0E07"/>
    <w:rsid w:val="007A130F"/>
    <w:rsid w:val="007A1675"/>
    <w:rsid w:val="007A1D96"/>
    <w:rsid w:val="007A5106"/>
    <w:rsid w:val="007A52E6"/>
    <w:rsid w:val="007A5502"/>
    <w:rsid w:val="007A64A5"/>
    <w:rsid w:val="007B1C0F"/>
    <w:rsid w:val="007B2D31"/>
    <w:rsid w:val="007B33AB"/>
    <w:rsid w:val="007B39B9"/>
    <w:rsid w:val="007B5006"/>
    <w:rsid w:val="007B678C"/>
    <w:rsid w:val="007B6AD1"/>
    <w:rsid w:val="007B711D"/>
    <w:rsid w:val="007B758B"/>
    <w:rsid w:val="007B7A4C"/>
    <w:rsid w:val="007B7EF6"/>
    <w:rsid w:val="007C2D55"/>
    <w:rsid w:val="007C40A3"/>
    <w:rsid w:val="007C5098"/>
    <w:rsid w:val="007D0246"/>
    <w:rsid w:val="007D040F"/>
    <w:rsid w:val="007D0BEA"/>
    <w:rsid w:val="007D1852"/>
    <w:rsid w:val="007D2FE3"/>
    <w:rsid w:val="007D525E"/>
    <w:rsid w:val="007D675C"/>
    <w:rsid w:val="007D6AE7"/>
    <w:rsid w:val="007D731C"/>
    <w:rsid w:val="007D739B"/>
    <w:rsid w:val="007D7EC7"/>
    <w:rsid w:val="007E087C"/>
    <w:rsid w:val="007E0AF1"/>
    <w:rsid w:val="007E2C7C"/>
    <w:rsid w:val="007E4C59"/>
    <w:rsid w:val="007E539C"/>
    <w:rsid w:val="007E5405"/>
    <w:rsid w:val="007E5930"/>
    <w:rsid w:val="007E6F51"/>
    <w:rsid w:val="007F0651"/>
    <w:rsid w:val="007F1347"/>
    <w:rsid w:val="007F2AE6"/>
    <w:rsid w:val="007F2D04"/>
    <w:rsid w:val="007F3746"/>
    <w:rsid w:val="007F3C0E"/>
    <w:rsid w:val="007F4E84"/>
    <w:rsid w:val="00801A08"/>
    <w:rsid w:val="00802018"/>
    <w:rsid w:val="0080247D"/>
    <w:rsid w:val="00806974"/>
    <w:rsid w:val="00807990"/>
    <w:rsid w:val="00807C23"/>
    <w:rsid w:val="0081170D"/>
    <w:rsid w:val="00811CC3"/>
    <w:rsid w:val="00814970"/>
    <w:rsid w:val="00815FCA"/>
    <w:rsid w:val="00817202"/>
    <w:rsid w:val="008208DB"/>
    <w:rsid w:val="00820EA1"/>
    <w:rsid w:val="00822324"/>
    <w:rsid w:val="0082269A"/>
    <w:rsid w:val="00822DD4"/>
    <w:rsid w:val="00823FC4"/>
    <w:rsid w:val="008244C3"/>
    <w:rsid w:val="00825501"/>
    <w:rsid w:val="00825DCB"/>
    <w:rsid w:val="008263BC"/>
    <w:rsid w:val="0082676E"/>
    <w:rsid w:val="00831EC2"/>
    <w:rsid w:val="00832850"/>
    <w:rsid w:val="00833DB9"/>
    <w:rsid w:val="00834363"/>
    <w:rsid w:val="008350C3"/>
    <w:rsid w:val="00835780"/>
    <w:rsid w:val="008374B1"/>
    <w:rsid w:val="00837ECA"/>
    <w:rsid w:val="00841850"/>
    <w:rsid w:val="00844982"/>
    <w:rsid w:val="00844DF9"/>
    <w:rsid w:val="008457B6"/>
    <w:rsid w:val="00845D31"/>
    <w:rsid w:val="0084694A"/>
    <w:rsid w:val="00847866"/>
    <w:rsid w:val="00847AA0"/>
    <w:rsid w:val="00847D68"/>
    <w:rsid w:val="0085215F"/>
    <w:rsid w:val="008523E6"/>
    <w:rsid w:val="0085722D"/>
    <w:rsid w:val="00860615"/>
    <w:rsid w:val="00860F8C"/>
    <w:rsid w:val="008622EE"/>
    <w:rsid w:val="008631CD"/>
    <w:rsid w:val="00863472"/>
    <w:rsid w:val="0086639D"/>
    <w:rsid w:val="008665C5"/>
    <w:rsid w:val="00870264"/>
    <w:rsid w:val="008713D3"/>
    <w:rsid w:val="0087262A"/>
    <w:rsid w:val="00875EE3"/>
    <w:rsid w:val="00880362"/>
    <w:rsid w:val="00881519"/>
    <w:rsid w:val="00882B0D"/>
    <w:rsid w:val="0088312F"/>
    <w:rsid w:val="00883292"/>
    <w:rsid w:val="0088494B"/>
    <w:rsid w:val="008864DE"/>
    <w:rsid w:val="0088663B"/>
    <w:rsid w:val="008868C5"/>
    <w:rsid w:val="008873B2"/>
    <w:rsid w:val="00891C9A"/>
    <w:rsid w:val="0089202D"/>
    <w:rsid w:val="008921C9"/>
    <w:rsid w:val="00895433"/>
    <w:rsid w:val="008A3CF5"/>
    <w:rsid w:val="008A3E91"/>
    <w:rsid w:val="008A494A"/>
    <w:rsid w:val="008A4E6E"/>
    <w:rsid w:val="008A54F9"/>
    <w:rsid w:val="008A6CFE"/>
    <w:rsid w:val="008A7065"/>
    <w:rsid w:val="008A77A2"/>
    <w:rsid w:val="008B026E"/>
    <w:rsid w:val="008B0AC7"/>
    <w:rsid w:val="008B1088"/>
    <w:rsid w:val="008B2344"/>
    <w:rsid w:val="008B2945"/>
    <w:rsid w:val="008C052E"/>
    <w:rsid w:val="008C0A7B"/>
    <w:rsid w:val="008C2672"/>
    <w:rsid w:val="008C3E25"/>
    <w:rsid w:val="008C4BE4"/>
    <w:rsid w:val="008C6716"/>
    <w:rsid w:val="008C6AC9"/>
    <w:rsid w:val="008D02C5"/>
    <w:rsid w:val="008D2EAB"/>
    <w:rsid w:val="008D3062"/>
    <w:rsid w:val="008D4E7A"/>
    <w:rsid w:val="008D52DB"/>
    <w:rsid w:val="008D7291"/>
    <w:rsid w:val="008E0831"/>
    <w:rsid w:val="008E1FFC"/>
    <w:rsid w:val="008E2967"/>
    <w:rsid w:val="008E35EA"/>
    <w:rsid w:val="008E386C"/>
    <w:rsid w:val="008E4481"/>
    <w:rsid w:val="008E6742"/>
    <w:rsid w:val="008E754A"/>
    <w:rsid w:val="008F0C16"/>
    <w:rsid w:val="008F1C5F"/>
    <w:rsid w:val="008F2CA0"/>
    <w:rsid w:val="00901054"/>
    <w:rsid w:val="0090415F"/>
    <w:rsid w:val="009060E3"/>
    <w:rsid w:val="009068EC"/>
    <w:rsid w:val="00906CC8"/>
    <w:rsid w:val="00907407"/>
    <w:rsid w:val="00910CFF"/>
    <w:rsid w:val="00911428"/>
    <w:rsid w:val="009143E7"/>
    <w:rsid w:val="009162D3"/>
    <w:rsid w:val="0091799F"/>
    <w:rsid w:val="0092164E"/>
    <w:rsid w:val="0092194D"/>
    <w:rsid w:val="0092247A"/>
    <w:rsid w:val="00922984"/>
    <w:rsid w:val="00922BDC"/>
    <w:rsid w:val="009237F2"/>
    <w:rsid w:val="00925B13"/>
    <w:rsid w:val="0092694E"/>
    <w:rsid w:val="00926C9B"/>
    <w:rsid w:val="009279B4"/>
    <w:rsid w:val="00930DC5"/>
    <w:rsid w:val="00930F1F"/>
    <w:rsid w:val="009323A0"/>
    <w:rsid w:val="00932997"/>
    <w:rsid w:val="00934667"/>
    <w:rsid w:val="00940C45"/>
    <w:rsid w:val="00941CC5"/>
    <w:rsid w:val="00942503"/>
    <w:rsid w:val="00944202"/>
    <w:rsid w:val="009454F1"/>
    <w:rsid w:val="00945BBE"/>
    <w:rsid w:val="00946CB5"/>
    <w:rsid w:val="00950E06"/>
    <w:rsid w:val="009513D6"/>
    <w:rsid w:val="00951545"/>
    <w:rsid w:val="00953C27"/>
    <w:rsid w:val="009557CA"/>
    <w:rsid w:val="009603B3"/>
    <w:rsid w:val="0096089E"/>
    <w:rsid w:val="00961170"/>
    <w:rsid w:val="00961F5C"/>
    <w:rsid w:val="00964EA3"/>
    <w:rsid w:val="009673F5"/>
    <w:rsid w:val="00971912"/>
    <w:rsid w:val="00973642"/>
    <w:rsid w:val="009737F4"/>
    <w:rsid w:val="00973A4A"/>
    <w:rsid w:val="00974113"/>
    <w:rsid w:val="00974A97"/>
    <w:rsid w:val="00975A58"/>
    <w:rsid w:val="00980642"/>
    <w:rsid w:val="00981201"/>
    <w:rsid w:val="00981803"/>
    <w:rsid w:val="00984B9E"/>
    <w:rsid w:val="00985EFF"/>
    <w:rsid w:val="00986286"/>
    <w:rsid w:val="00990E5D"/>
    <w:rsid w:val="0099297F"/>
    <w:rsid w:val="00992C9F"/>
    <w:rsid w:val="00993A1A"/>
    <w:rsid w:val="00993AC7"/>
    <w:rsid w:val="00993EC6"/>
    <w:rsid w:val="00994BB4"/>
    <w:rsid w:val="0099541C"/>
    <w:rsid w:val="00997EE6"/>
    <w:rsid w:val="009A075F"/>
    <w:rsid w:val="009A11A6"/>
    <w:rsid w:val="009A2734"/>
    <w:rsid w:val="009A3A4A"/>
    <w:rsid w:val="009A57E1"/>
    <w:rsid w:val="009A7869"/>
    <w:rsid w:val="009B181B"/>
    <w:rsid w:val="009B20CE"/>
    <w:rsid w:val="009B5419"/>
    <w:rsid w:val="009B6A0D"/>
    <w:rsid w:val="009B77A9"/>
    <w:rsid w:val="009B7FFE"/>
    <w:rsid w:val="009C62E5"/>
    <w:rsid w:val="009C78EF"/>
    <w:rsid w:val="009D02C8"/>
    <w:rsid w:val="009D0CC1"/>
    <w:rsid w:val="009D269A"/>
    <w:rsid w:val="009D3D1A"/>
    <w:rsid w:val="009D45E2"/>
    <w:rsid w:val="009D5E33"/>
    <w:rsid w:val="009D67E2"/>
    <w:rsid w:val="009D7814"/>
    <w:rsid w:val="009D7C02"/>
    <w:rsid w:val="009E0256"/>
    <w:rsid w:val="009E0755"/>
    <w:rsid w:val="009E211C"/>
    <w:rsid w:val="009E2837"/>
    <w:rsid w:val="009E3412"/>
    <w:rsid w:val="009E4912"/>
    <w:rsid w:val="009E607A"/>
    <w:rsid w:val="009E6A2C"/>
    <w:rsid w:val="009E7D2C"/>
    <w:rsid w:val="009F1ED9"/>
    <w:rsid w:val="009F2EFE"/>
    <w:rsid w:val="009F39A9"/>
    <w:rsid w:val="009F3F7C"/>
    <w:rsid w:val="009F3FC7"/>
    <w:rsid w:val="009F43A5"/>
    <w:rsid w:val="009F4FFD"/>
    <w:rsid w:val="009F54FB"/>
    <w:rsid w:val="009F5D7E"/>
    <w:rsid w:val="009F6479"/>
    <w:rsid w:val="009F73A3"/>
    <w:rsid w:val="009F7F2B"/>
    <w:rsid w:val="00A00358"/>
    <w:rsid w:val="00A01F8E"/>
    <w:rsid w:val="00A02ED2"/>
    <w:rsid w:val="00A0356D"/>
    <w:rsid w:val="00A03AF2"/>
    <w:rsid w:val="00A05345"/>
    <w:rsid w:val="00A05BA9"/>
    <w:rsid w:val="00A068EC"/>
    <w:rsid w:val="00A06970"/>
    <w:rsid w:val="00A074FB"/>
    <w:rsid w:val="00A10F91"/>
    <w:rsid w:val="00A11C75"/>
    <w:rsid w:val="00A11F7C"/>
    <w:rsid w:val="00A148DE"/>
    <w:rsid w:val="00A14F7F"/>
    <w:rsid w:val="00A23D94"/>
    <w:rsid w:val="00A25B00"/>
    <w:rsid w:val="00A2612A"/>
    <w:rsid w:val="00A304E5"/>
    <w:rsid w:val="00A320BB"/>
    <w:rsid w:val="00A32C33"/>
    <w:rsid w:val="00A33902"/>
    <w:rsid w:val="00A34450"/>
    <w:rsid w:val="00A36216"/>
    <w:rsid w:val="00A36AF0"/>
    <w:rsid w:val="00A4042E"/>
    <w:rsid w:val="00A40946"/>
    <w:rsid w:val="00A41D51"/>
    <w:rsid w:val="00A429A3"/>
    <w:rsid w:val="00A4410C"/>
    <w:rsid w:val="00A44F4D"/>
    <w:rsid w:val="00A45FB6"/>
    <w:rsid w:val="00A46CA0"/>
    <w:rsid w:val="00A46D8A"/>
    <w:rsid w:val="00A471D6"/>
    <w:rsid w:val="00A5019E"/>
    <w:rsid w:val="00A51D83"/>
    <w:rsid w:val="00A53B90"/>
    <w:rsid w:val="00A53C0E"/>
    <w:rsid w:val="00A56D0A"/>
    <w:rsid w:val="00A6034F"/>
    <w:rsid w:val="00A60D86"/>
    <w:rsid w:val="00A6116A"/>
    <w:rsid w:val="00A626BD"/>
    <w:rsid w:val="00A62B55"/>
    <w:rsid w:val="00A6304D"/>
    <w:rsid w:val="00A63D8E"/>
    <w:rsid w:val="00A64527"/>
    <w:rsid w:val="00A64E79"/>
    <w:rsid w:val="00A64ED4"/>
    <w:rsid w:val="00A6544F"/>
    <w:rsid w:val="00A65590"/>
    <w:rsid w:val="00A65A5D"/>
    <w:rsid w:val="00A65FA4"/>
    <w:rsid w:val="00A667EF"/>
    <w:rsid w:val="00A669B8"/>
    <w:rsid w:val="00A71D1A"/>
    <w:rsid w:val="00A71DB8"/>
    <w:rsid w:val="00A72DD3"/>
    <w:rsid w:val="00A75524"/>
    <w:rsid w:val="00A758B6"/>
    <w:rsid w:val="00A75EBA"/>
    <w:rsid w:val="00A76386"/>
    <w:rsid w:val="00A77AF7"/>
    <w:rsid w:val="00A77D85"/>
    <w:rsid w:val="00A811E7"/>
    <w:rsid w:val="00A83E55"/>
    <w:rsid w:val="00A8436D"/>
    <w:rsid w:val="00A860E5"/>
    <w:rsid w:val="00A90519"/>
    <w:rsid w:val="00A913E5"/>
    <w:rsid w:val="00A947AB"/>
    <w:rsid w:val="00A950EE"/>
    <w:rsid w:val="00A95F8D"/>
    <w:rsid w:val="00A973A3"/>
    <w:rsid w:val="00A97F50"/>
    <w:rsid w:val="00AA017B"/>
    <w:rsid w:val="00AA2030"/>
    <w:rsid w:val="00AA41CF"/>
    <w:rsid w:val="00AA7E26"/>
    <w:rsid w:val="00AB2C78"/>
    <w:rsid w:val="00AB57C0"/>
    <w:rsid w:val="00AB66FB"/>
    <w:rsid w:val="00AC1146"/>
    <w:rsid w:val="00AC12E3"/>
    <w:rsid w:val="00AC1987"/>
    <w:rsid w:val="00AC1CFE"/>
    <w:rsid w:val="00AC1DC6"/>
    <w:rsid w:val="00AC1E31"/>
    <w:rsid w:val="00AC2076"/>
    <w:rsid w:val="00AC40D7"/>
    <w:rsid w:val="00AC4413"/>
    <w:rsid w:val="00AC4565"/>
    <w:rsid w:val="00AC5435"/>
    <w:rsid w:val="00AC544D"/>
    <w:rsid w:val="00AD1862"/>
    <w:rsid w:val="00AD222A"/>
    <w:rsid w:val="00AD2CE6"/>
    <w:rsid w:val="00AD34A1"/>
    <w:rsid w:val="00AD4486"/>
    <w:rsid w:val="00AD61FD"/>
    <w:rsid w:val="00AE0651"/>
    <w:rsid w:val="00AE155B"/>
    <w:rsid w:val="00AE2C19"/>
    <w:rsid w:val="00AE35EB"/>
    <w:rsid w:val="00AE36A1"/>
    <w:rsid w:val="00AE4B9F"/>
    <w:rsid w:val="00AE543D"/>
    <w:rsid w:val="00AE546D"/>
    <w:rsid w:val="00AE6F1E"/>
    <w:rsid w:val="00AF0387"/>
    <w:rsid w:val="00AF0CE9"/>
    <w:rsid w:val="00AF130E"/>
    <w:rsid w:val="00AF3409"/>
    <w:rsid w:val="00AF3FFE"/>
    <w:rsid w:val="00AF6A2F"/>
    <w:rsid w:val="00AF765C"/>
    <w:rsid w:val="00B0125A"/>
    <w:rsid w:val="00B01474"/>
    <w:rsid w:val="00B020A8"/>
    <w:rsid w:val="00B04EB9"/>
    <w:rsid w:val="00B050F6"/>
    <w:rsid w:val="00B05D46"/>
    <w:rsid w:val="00B1007B"/>
    <w:rsid w:val="00B101E2"/>
    <w:rsid w:val="00B10BD7"/>
    <w:rsid w:val="00B11E37"/>
    <w:rsid w:val="00B1274B"/>
    <w:rsid w:val="00B13F4B"/>
    <w:rsid w:val="00B143CB"/>
    <w:rsid w:val="00B14996"/>
    <w:rsid w:val="00B14CE9"/>
    <w:rsid w:val="00B1676D"/>
    <w:rsid w:val="00B210B2"/>
    <w:rsid w:val="00B22DBE"/>
    <w:rsid w:val="00B25764"/>
    <w:rsid w:val="00B268BA"/>
    <w:rsid w:val="00B270E1"/>
    <w:rsid w:val="00B32C73"/>
    <w:rsid w:val="00B33DC4"/>
    <w:rsid w:val="00B349E9"/>
    <w:rsid w:val="00B353EA"/>
    <w:rsid w:val="00B37BEB"/>
    <w:rsid w:val="00B402C8"/>
    <w:rsid w:val="00B406FB"/>
    <w:rsid w:val="00B40F06"/>
    <w:rsid w:val="00B41175"/>
    <w:rsid w:val="00B42157"/>
    <w:rsid w:val="00B42943"/>
    <w:rsid w:val="00B446FF"/>
    <w:rsid w:val="00B45845"/>
    <w:rsid w:val="00B46F4D"/>
    <w:rsid w:val="00B479F3"/>
    <w:rsid w:val="00B47DF4"/>
    <w:rsid w:val="00B51B71"/>
    <w:rsid w:val="00B52139"/>
    <w:rsid w:val="00B525CE"/>
    <w:rsid w:val="00B530F0"/>
    <w:rsid w:val="00B53622"/>
    <w:rsid w:val="00B53B20"/>
    <w:rsid w:val="00B55B07"/>
    <w:rsid w:val="00B57758"/>
    <w:rsid w:val="00B57E4E"/>
    <w:rsid w:val="00B601CB"/>
    <w:rsid w:val="00B604C3"/>
    <w:rsid w:val="00B6065E"/>
    <w:rsid w:val="00B61E70"/>
    <w:rsid w:val="00B621C6"/>
    <w:rsid w:val="00B631FF"/>
    <w:rsid w:val="00B632E1"/>
    <w:rsid w:val="00B63CA0"/>
    <w:rsid w:val="00B63D32"/>
    <w:rsid w:val="00B64332"/>
    <w:rsid w:val="00B643CD"/>
    <w:rsid w:val="00B64FF0"/>
    <w:rsid w:val="00B66E8D"/>
    <w:rsid w:val="00B67FDA"/>
    <w:rsid w:val="00B70C75"/>
    <w:rsid w:val="00B712AE"/>
    <w:rsid w:val="00B756F9"/>
    <w:rsid w:val="00B76A99"/>
    <w:rsid w:val="00B80213"/>
    <w:rsid w:val="00B80994"/>
    <w:rsid w:val="00B80B9E"/>
    <w:rsid w:val="00B813D2"/>
    <w:rsid w:val="00B81B03"/>
    <w:rsid w:val="00B8207D"/>
    <w:rsid w:val="00B821A5"/>
    <w:rsid w:val="00B83EC4"/>
    <w:rsid w:val="00B85BF3"/>
    <w:rsid w:val="00B92E64"/>
    <w:rsid w:val="00B9386A"/>
    <w:rsid w:val="00BA0B7A"/>
    <w:rsid w:val="00BA0C40"/>
    <w:rsid w:val="00BA2B4C"/>
    <w:rsid w:val="00BA3104"/>
    <w:rsid w:val="00BA38FA"/>
    <w:rsid w:val="00BA46AE"/>
    <w:rsid w:val="00BA6008"/>
    <w:rsid w:val="00BB0968"/>
    <w:rsid w:val="00BB0C3D"/>
    <w:rsid w:val="00BB1564"/>
    <w:rsid w:val="00BB19EA"/>
    <w:rsid w:val="00BB5411"/>
    <w:rsid w:val="00BB67A4"/>
    <w:rsid w:val="00BB74A4"/>
    <w:rsid w:val="00BB7B62"/>
    <w:rsid w:val="00BB7D7D"/>
    <w:rsid w:val="00BC0251"/>
    <w:rsid w:val="00BC0612"/>
    <w:rsid w:val="00BC0877"/>
    <w:rsid w:val="00BC1D8E"/>
    <w:rsid w:val="00BC2E8E"/>
    <w:rsid w:val="00BC3832"/>
    <w:rsid w:val="00BC496E"/>
    <w:rsid w:val="00BC5537"/>
    <w:rsid w:val="00BC7775"/>
    <w:rsid w:val="00BC7D90"/>
    <w:rsid w:val="00BC7F2B"/>
    <w:rsid w:val="00BD06AB"/>
    <w:rsid w:val="00BD0FFA"/>
    <w:rsid w:val="00BD1755"/>
    <w:rsid w:val="00BD3A12"/>
    <w:rsid w:val="00BD560B"/>
    <w:rsid w:val="00BD5C4A"/>
    <w:rsid w:val="00BD7904"/>
    <w:rsid w:val="00BD7D31"/>
    <w:rsid w:val="00BE004C"/>
    <w:rsid w:val="00BE0172"/>
    <w:rsid w:val="00BE076C"/>
    <w:rsid w:val="00BE3D33"/>
    <w:rsid w:val="00BE3F60"/>
    <w:rsid w:val="00BE5A19"/>
    <w:rsid w:val="00BE65BB"/>
    <w:rsid w:val="00BE6661"/>
    <w:rsid w:val="00BF1A31"/>
    <w:rsid w:val="00BF4620"/>
    <w:rsid w:val="00BF4A7C"/>
    <w:rsid w:val="00BF562D"/>
    <w:rsid w:val="00BF7B94"/>
    <w:rsid w:val="00BF7D11"/>
    <w:rsid w:val="00BF7E1C"/>
    <w:rsid w:val="00C02DE7"/>
    <w:rsid w:val="00C038ED"/>
    <w:rsid w:val="00C0515D"/>
    <w:rsid w:val="00C05DD5"/>
    <w:rsid w:val="00C064EB"/>
    <w:rsid w:val="00C06ECD"/>
    <w:rsid w:val="00C07E75"/>
    <w:rsid w:val="00C10B0D"/>
    <w:rsid w:val="00C116F0"/>
    <w:rsid w:val="00C166DA"/>
    <w:rsid w:val="00C16A5A"/>
    <w:rsid w:val="00C16C7B"/>
    <w:rsid w:val="00C17363"/>
    <w:rsid w:val="00C20B98"/>
    <w:rsid w:val="00C21179"/>
    <w:rsid w:val="00C21890"/>
    <w:rsid w:val="00C23C0E"/>
    <w:rsid w:val="00C255CB"/>
    <w:rsid w:val="00C25D9E"/>
    <w:rsid w:val="00C27790"/>
    <w:rsid w:val="00C314FA"/>
    <w:rsid w:val="00C323C1"/>
    <w:rsid w:val="00C3394B"/>
    <w:rsid w:val="00C348C1"/>
    <w:rsid w:val="00C35EB0"/>
    <w:rsid w:val="00C361D8"/>
    <w:rsid w:val="00C4008C"/>
    <w:rsid w:val="00C4082C"/>
    <w:rsid w:val="00C41522"/>
    <w:rsid w:val="00C41DA7"/>
    <w:rsid w:val="00C41E59"/>
    <w:rsid w:val="00C435E5"/>
    <w:rsid w:val="00C44567"/>
    <w:rsid w:val="00C4559F"/>
    <w:rsid w:val="00C459B2"/>
    <w:rsid w:val="00C47773"/>
    <w:rsid w:val="00C478C9"/>
    <w:rsid w:val="00C47B2E"/>
    <w:rsid w:val="00C512C3"/>
    <w:rsid w:val="00C53086"/>
    <w:rsid w:val="00C53829"/>
    <w:rsid w:val="00C5473E"/>
    <w:rsid w:val="00C56DBA"/>
    <w:rsid w:val="00C60EE3"/>
    <w:rsid w:val="00C63223"/>
    <w:rsid w:val="00C63D43"/>
    <w:rsid w:val="00C64C33"/>
    <w:rsid w:val="00C6549F"/>
    <w:rsid w:val="00C704D2"/>
    <w:rsid w:val="00C722B7"/>
    <w:rsid w:val="00C7297A"/>
    <w:rsid w:val="00C733B3"/>
    <w:rsid w:val="00C73959"/>
    <w:rsid w:val="00C745F6"/>
    <w:rsid w:val="00C77146"/>
    <w:rsid w:val="00C77F54"/>
    <w:rsid w:val="00C8162A"/>
    <w:rsid w:val="00C83948"/>
    <w:rsid w:val="00C83E7E"/>
    <w:rsid w:val="00C84645"/>
    <w:rsid w:val="00C85204"/>
    <w:rsid w:val="00C86629"/>
    <w:rsid w:val="00C9032D"/>
    <w:rsid w:val="00C90DC0"/>
    <w:rsid w:val="00C90E9F"/>
    <w:rsid w:val="00C91594"/>
    <w:rsid w:val="00C9188A"/>
    <w:rsid w:val="00C93C76"/>
    <w:rsid w:val="00C97895"/>
    <w:rsid w:val="00C97B5B"/>
    <w:rsid w:val="00C97CE7"/>
    <w:rsid w:val="00CA0052"/>
    <w:rsid w:val="00CA00A3"/>
    <w:rsid w:val="00CA013F"/>
    <w:rsid w:val="00CA0BC2"/>
    <w:rsid w:val="00CA2C2C"/>
    <w:rsid w:val="00CA37F2"/>
    <w:rsid w:val="00CA39B7"/>
    <w:rsid w:val="00CA3F1B"/>
    <w:rsid w:val="00CA4DE5"/>
    <w:rsid w:val="00CA56F1"/>
    <w:rsid w:val="00CA58C3"/>
    <w:rsid w:val="00CA5FB8"/>
    <w:rsid w:val="00CA7379"/>
    <w:rsid w:val="00CB0333"/>
    <w:rsid w:val="00CB0884"/>
    <w:rsid w:val="00CB1D66"/>
    <w:rsid w:val="00CB2D16"/>
    <w:rsid w:val="00CB335E"/>
    <w:rsid w:val="00CB5096"/>
    <w:rsid w:val="00CB673D"/>
    <w:rsid w:val="00CC06C1"/>
    <w:rsid w:val="00CC258B"/>
    <w:rsid w:val="00CC27FE"/>
    <w:rsid w:val="00CC3B6F"/>
    <w:rsid w:val="00CC3BE7"/>
    <w:rsid w:val="00CC4138"/>
    <w:rsid w:val="00CC46E7"/>
    <w:rsid w:val="00CC573D"/>
    <w:rsid w:val="00CC7238"/>
    <w:rsid w:val="00CD0473"/>
    <w:rsid w:val="00CD1C90"/>
    <w:rsid w:val="00CD206E"/>
    <w:rsid w:val="00CD242B"/>
    <w:rsid w:val="00CD3D29"/>
    <w:rsid w:val="00CD3E67"/>
    <w:rsid w:val="00CD47C8"/>
    <w:rsid w:val="00CD4F47"/>
    <w:rsid w:val="00CD61B5"/>
    <w:rsid w:val="00CE05CB"/>
    <w:rsid w:val="00CE23B8"/>
    <w:rsid w:val="00CE300A"/>
    <w:rsid w:val="00CE3D50"/>
    <w:rsid w:val="00CE6D48"/>
    <w:rsid w:val="00CE7CD7"/>
    <w:rsid w:val="00CF0A0C"/>
    <w:rsid w:val="00CF20EA"/>
    <w:rsid w:val="00CF5665"/>
    <w:rsid w:val="00CF6585"/>
    <w:rsid w:val="00CF67C2"/>
    <w:rsid w:val="00CF7543"/>
    <w:rsid w:val="00CF7AC8"/>
    <w:rsid w:val="00D003CC"/>
    <w:rsid w:val="00D00604"/>
    <w:rsid w:val="00D00A17"/>
    <w:rsid w:val="00D0107A"/>
    <w:rsid w:val="00D01BB6"/>
    <w:rsid w:val="00D03E6A"/>
    <w:rsid w:val="00D05A17"/>
    <w:rsid w:val="00D06300"/>
    <w:rsid w:val="00D076CC"/>
    <w:rsid w:val="00D079E7"/>
    <w:rsid w:val="00D07B84"/>
    <w:rsid w:val="00D106A5"/>
    <w:rsid w:val="00D10C51"/>
    <w:rsid w:val="00D1194A"/>
    <w:rsid w:val="00D11C66"/>
    <w:rsid w:val="00D11DA6"/>
    <w:rsid w:val="00D14745"/>
    <w:rsid w:val="00D15C39"/>
    <w:rsid w:val="00D1655F"/>
    <w:rsid w:val="00D2148C"/>
    <w:rsid w:val="00D2232B"/>
    <w:rsid w:val="00D2484D"/>
    <w:rsid w:val="00D263D1"/>
    <w:rsid w:val="00D3138D"/>
    <w:rsid w:val="00D33049"/>
    <w:rsid w:val="00D3315D"/>
    <w:rsid w:val="00D33FC6"/>
    <w:rsid w:val="00D3435A"/>
    <w:rsid w:val="00D35AF9"/>
    <w:rsid w:val="00D35D7C"/>
    <w:rsid w:val="00D4088A"/>
    <w:rsid w:val="00D410EB"/>
    <w:rsid w:val="00D43B51"/>
    <w:rsid w:val="00D47E5F"/>
    <w:rsid w:val="00D5024E"/>
    <w:rsid w:val="00D531D5"/>
    <w:rsid w:val="00D537B9"/>
    <w:rsid w:val="00D5438B"/>
    <w:rsid w:val="00D56459"/>
    <w:rsid w:val="00D56A95"/>
    <w:rsid w:val="00D57E0E"/>
    <w:rsid w:val="00D600F0"/>
    <w:rsid w:val="00D6450E"/>
    <w:rsid w:val="00D65A6C"/>
    <w:rsid w:val="00D66FC5"/>
    <w:rsid w:val="00D6740A"/>
    <w:rsid w:val="00D729CA"/>
    <w:rsid w:val="00D74A03"/>
    <w:rsid w:val="00D755F9"/>
    <w:rsid w:val="00D75C00"/>
    <w:rsid w:val="00D764BE"/>
    <w:rsid w:val="00D76BCB"/>
    <w:rsid w:val="00D8050A"/>
    <w:rsid w:val="00D81EEC"/>
    <w:rsid w:val="00D82E5E"/>
    <w:rsid w:val="00D836DD"/>
    <w:rsid w:val="00D84ECE"/>
    <w:rsid w:val="00D85382"/>
    <w:rsid w:val="00D854A1"/>
    <w:rsid w:val="00D85591"/>
    <w:rsid w:val="00D87B3A"/>
    <w:rsid w:val="00D90D9C"/>
    <w:rsid w:val="00D91B2A"/>
    <w:rsid w:val="00D929CF"/>
    <w:rsid w:val="00D935AB"/>
    <w:rsid w:val="00D938FC"/>
    <w:rsid w:val="00D97C85"/>
    <w:rsid w:val="00DA07B8"/>
    <w:rsid w:val="00DA1A5B"/>
    <w:rsid w:val="00DA39CF"/>
    <w:rsid w:val="00DA4D0D"/>
    <w:rsid w:val="00DB1347"/>
    <w:rsid w:val="00DB23DD"/>
    <w:rsid w:val="00DB2B3C"/>
    <w:rsid w:val="00DB4047"/>
    <w:rsid w:val="00DB7A26"/>
    <w:rsid w:val="00DC15B8"/>
    <w:rsid w:val="00DC2E7A"/>
    <w:rsid w:val="00DC3F23"/>
    <w:rsid w:val="00DC5915"/>
    <w:rsid w:val="00DC5A31"/>
    <w:rsid w:val="00DC61A1"/>
    <w:rsid w:val="00DC7429"/>
    <w:rsid w:val="00DD2183"/>
    <w:rsid w:val="00DD2D1D"/>
    <w:rsid w:val="00DD5CBC"/>
    <w:rsid w:val="00DE25A1"/>
    <w:rsid w:val="00DE2E0A"/>
    <w:rsid w:val="00DE3AE5"/>
    <w:rsid w:val="00DE3B81"/>
    <w:rsid w:val="00DE3E53"/>
    <w:rsid w:val="00DE5166"/>
    <w:rsid w:val="00DE6739"/>
    <w:rsid w:val="00DE68B5"/>
    <w:rsid w:val="00DE6E14"/>
    <w:rsid w:val="00DE7C9F"/>
    <w:rsid w:val="00DE7DAE"/>
    <w:rsid w:val="00DF0030"/>
    <w:rsid w:val="00DF0C22"/>
    <w:rsid w:val="00DF115D"/>
    <w:rsid w:val="00DF19AC"/>
    <w:rsid w:val="00DF280B"/>
    <w:rsid w:val="00DF61E3"/>
    <w:rsid w:val="00DF7F65"/>
    <w:rsid w:val="00E032D6"/>
    <w:rsid w:val="00E0417B"/>
    <w:rsid w:val="00E052B3"/>
    <w:rsid w:val="00E06A64"/>
    <w:rsid w:val="00E0719C"/>
    <w:rsid w:val="00E0745C"/>
    <w:rsid w:val="00E07730"/>
    <w:rsid w:val="00E11964"/>
    <w:rsid w:val="00E11DD3"/>
    <w:rsid w:val="00E12675"/>
    <w:rsid w:val="00E12A16"/>
    <w:rsid w:val="00E13DD7"/>
    <w:rsid w:val="00E14E5F"/>
    <w:rsid w:val="00E15450"/>
    <w:rsid w:val="00E1598A"/>
    <w:rsid w:val="00E17B81"/>
    <w:rsid w:val="00E21680"/>
    <w:rsid w:val="00E22111"/>
    <w:rsid w:val="00E225E1"/>
    <w:rsid w:val="00E22F24"/>
    <w:rsid w:val="00E23D5A"/>
    <w:rsid w:val="00E2436B"/>
    <w:rsid w:val="00E266A8"/>
    <w:rsid w:val="00E3109A"/>
    <w:rsid w:val="00E31313"/>
    <w:rsid w:val="00E3201A"/>
    <w:rsid w:val="00E33E7F"/>
    <w:rsid w:val="00E34297"/>
    <w:rsid w:val="00E351DE"/>
    <w:rsid w:val="00E37943"/>
    <w:rsid w:val="00E41AA7"/>
    <w:rsid w:val="00E42065"/>
    <w:rsid w:val="00E4220D"/>
    <w:rsid w:val="00E4337C"/>
    <w:rsid w:val="00E43675"/>
    <w:rsid w:val="00E452B6"/>
    <w:rsid w:val="00E46457"/>
    <w:rsid w:val="00E465C1"/>
    <w:rsid w:val="00E47AF0"/>
    <w:rsid w:val="00E517F7"/>
    <w:rsid w:val="00E519F3"/>
    <w:rsid w:val="00E51ECB"/>
    <w:rsid w:val="00E532BB"/>
    <w:rsid w:val="00E561E3"/>
    <w:rsid w:val="00E56E6E"/>
    <w:rsid w:val="00E6019E"/>
    <w:rsid w:val="00E60BA5"/>
    <w:rsid w:val="00E60C7C"/>
    <w:rsid w:val="00E640B9"/>
    <w:rsid w:val="00E65966"/>
    <w:rsid w:val="00E65C1D"/>
    <w:rsid w:val="00E66CBD"/>
    <w:rsid w:val="00E70659"/>
    <w:rsid w:val="00E70AEF"/>
    <w:rsid w:val="00E70BDE"/>
    <w:rsid w:val="00E72104"/>
    <w:rsid w:val="00E72D74"/>
    <w:rsid w:val="00E72E30"/>
    <w:rsid w:val="00E7325E"/>
    <w:rsid w:val="00E74602"/>
    <w:rsid w:val="00E7479D"/>
    <w:rsid w:val="00E76FFC"/>
    <w:rsid w:val="00E82012"/>
    <w:rsid w:val="00E845DB"/>
    <w:rsid w:val="00E84917"/>
    <w:rsid w:val="00E85075"/>
    <w:rsid w:val="00E85BA2"/>
    <w:rsid w:val="00E86C7A"/>
    <w:rsid w:val="00E87434"/>
    <w:rsid w:val="00E87B9D"/>
    <w:rsid w:val="00E93678"/>
    <w:rsid w:val="00E93A9F"/>
    <w:rsid w:val="00E96A23"/>
    <w:rsid w:val="00E977A0"/>
    <w:rsid w:val="00EA39D7"/>
    <w:rsid w:val="00EA3FFF"/>
    <w:rsid w:val="00EA4961"/>
    <w:rsid w:val="00EA6F30"/>
    <w:rsid w:val="00EB064C"/>
    <w:rsid w:val="00EB097A"/>
    <w:rsid w:val="00EB09C4"/>
    <w:rsid w:val="00EB1325"/>
    <w:rsid w:val="00EB244C"/>
    <w:rsid w:val="00EB2698"/>
    <w:rsid w:val="00EB5669"/>
    <w:rsid w:val="00EB5DAC"/>
    <w:rsid w:val="00EB66BE"/>
    <w:rsid w:val="00EC00BF"/>
    <w:rsid w:val="00EC05A3"/>
    <w:rsid w:val="00EC0B80"/>
    <w:rsid w:val="00EC0D07"/>
    <w:rsid w:val="00EC168B"/>
    <w:rsid w:val="00EC20FE"/>
    <w:rsid w:val="00EC3E17"/>
    <w:rsid w:val="00EC57C7"/>
    <w:rsid w:val="00EC65AB"/>
    <w:rsid w:val="00ED2FF9"/>
    <w:rsid w:val="00ED51C7"/>
    <w:rsid w:val="00ED5F3E"/>
    <w:rsid w:val="00ED6E5B"/>
    <w:rsid w:val="00ED77B9"/>
    <w:rsid w:val="00EE03D3"/>
    <w:rsid w:val="00EE09C4"/>
    <w:rsid w:val="00EE1906"/>
    <w:rsid w:val="00EE2E69"/>
    <w:rsid w:val="00EE463D"/>
    <w:rsid w:val="00EE5217"/>
    <w:rsid w:val="00EE6F3A"/>
    <w:rsid w:val="00EF017A"/>
    <w:rsid w:val="00EF1AF2"/>
    <w:rsid w:val="00EF6826"/>
    <w:rsid w:val="00EF7880"/>
    <w:rsid w:val="00F01B25"/>
    <w:rsid w:val="00F025A1"/>
    <w:rsid w:val="00F02FFF"/>
    <w:rsid w:val="00F03690"/>
    <w:rsid w:val="00F0378C"/>
    <w:rsid w:val="00F0437D"/>
    <w:rsid w:val="00F0616E"/>
    <w:rsid w:val="00F061F2"/>
    <w:rsid w:val="00F0624D"/>
    <w:rsid w:val="00F074D4"/>
    <w:rsid w:val="00F079E6"/>
    <w:rsid w:val="00F11AB8"/>
    <w:rsid w:val="00F122ED"/>
    <w:rsid w:val="00F1395D"/>
    <w:rsid w:val="00F15043"/>
    <w:rsid w:val="00F21E5A"/>
    <w:rsid w:val="00F23662"/>
    <w:rsid w:val="00F24169"/>
    <w:rsid w:val="00F25FDC"/>
    <w:rsid w:val="00F27177"/>
    <w:rsid w:val="00F31552"/>
    <w:rsid w:val="00F32D6E"/>
    <w:rsid w:val="00F352B7"/>
    <w:rsid w:val="00F35BC2"/>
    <w:rsid w:val="00F37915"/>
    <w:rsid w:val="00F411BA"/>
    <w:rsid w:val="00F419ED"/>
    <w:rsid w:val="00F42E4A"/>
    <w:rsid w:val="00F431FE"/>
    <w:rsid w:val="00F44D5D"/>
    <w:rsid w:val="00F459D1"/>
    <w:rsid w:val="00F45B96"/>
    <w:rsid w:val="00F461E4"/>
    <w:rsid w:val="00F46292"/>
    <w:rsid w:val="00F52833"/>
    <w:rsid w:val="00F52A8C"/>
    <w:rsid w:val="00F52B56"/>
    <w:rsid w:val="00F554B9"/>
    <w:rsid w:val="00F56711"/>
    <w:rsid w:val="00F57199"/>
    <w:rsid w:val="00F60CB8"/>
    <w:rsid w:val="00F61BAC"/>
    <w:rsid w:val="00F61FDB"/>
    <w:rsid w:val="00F620AF"/>
    <w:rsid w:val="00F62AB9"/>
    <w:rsid w:val="00F62AC7"/>
    <w:rsid w:val="00F64A1E"/>
    <w:rsid w:val="00F65261"/>
    <w:rsid w:val="00F655A6"/>
    <w:rsid w:val="00F66E78"/>
    <w:rsid w:val="00F67D29"/>
    <w:rsid w:val="00F71827"/>
    <w:rsid w:val="00F719D4"/>
    <w:rsid w:val="00F720C8"/>
    <w:rsid w:val="00F72BA9"/>
    <w:rsid w:val="00F7310F"/>
    <w:rsid w:val="00F7346A"/>
    <w:rsid w:val="00F73924"/>
    <w:rsid w:val="00F771FF"/>
    <w:rsid w:val="00F7735D"/>
    <w:rsid w:val="00F77477"/>
    <w:rsid w:val="00F77597"/>
    <w:rsid w:val="00F77E7B"/>
    <w:rsid w:val="00F8130E"/>
    <w:rsid w:val="00F818D5"/>
    <w:rsid w:val="00F82849"/>
    <w:rsid w:val="00F8560C"/>
    <w:rsid w:val="00F859B3"/>
    <w:rsid w:val="00F8681B"/>
    <w:rsid w:val="00F91618"/>
    <w:rsid w:val="00F9229E"/>
    <w:rsid w:val="00F9264F"/>
    <w:rsid w:val="00F929EA"/>
    <w:rsid w:val="00F92BAC"/>
    <w:rsid w:val="00F949E6"/>
    <w:rsid w:val="00F96FD6"/>
    <w:rsid w:val="00F97869"/>
    <w:rsid w:val="00FA23A8"/>
    <w:rsid w:val="00FA3DEE"/>
    <w:rsid w:val="00FA4F59"/>
    <w:rsid w:val="00FA58C1"/>
    <w:rsid w:val="00FB2D72"/>
    <w:rsid w:val="00FB3781"/>
    <w:rsid w:val="00FB37B6"/>
    <w:rsid w:val="00FB3C3E"/>
    <w:rsid w:val="00FB4953"/>
    <w:rsid w:val="00FB58D6"/>
    <w:rsid w:val="00FC02F9"/>
    <w:rsid w:val="00FC60B6"/>
    <w:rsid w:val="00FC62E5"/>
    <w:rsid w:val="00FC7239"/>
    <w:rsid w:val="00FC7F52"/>
    <w:rsid w:val="00FD0B56"/>
    <w:rsid w:val="00FD0DB6"/>
    <w:rsid w:val="00FD21D7"/>
    <w:rsid w:val="00FD3835"/>
    <w:rsid w:val="00FD4308"/>
    <w:rsid w:val="00FD53BF"/>
    <w:rsid w:val="00FD5F13"/>
    <w:rsid w:val="00FD604E"/>
    <w:rsid w:val="00FD6FB3"/>
    <w:rsid w:val="00FD703B"/>
    <w:rsid w:val="00FD77B9"/>
    <w:rsid w:val="00FE07EC"/>
    <w:rsid w:val="00FE2F61"/>
    <w:rsid w:val="00FE3364"/>
    <w:rsid w:val="00FE3834"/>
    <w:rsid w:val="00FE39CF"/>
    <w:rsid w:val="00FE4FFA"/>
    <w:rsid w:val="00FE5A55"/>
    <w:rsid w:val="00FE7252"/>
    <w:rsid w:val="00FF0655"/>
    <w:rsid w:val="00FF102F"/>
    <w:rsid w:val="00FF7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FFD84"/>
  <w15:chartTrackingRefBased/>
  <w15:docId w15:val="{B15D3DF7-D06B-5F46-969F-D5A5C6173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78C"/>
    <w:pPr>
      <w:spacing w:before="100" w:beforeAutospacing="1" w:after="100" w:afterAutospacing="1"/>
      <w:ind w:firstLineChars="200" w:firstLine="200"/>
    </w:pPr>
    <w:rPr>
      <w:rFonts w:ascii="SimSun" w:eastAsia="SimSun" w:hAnsi="SimSun" w:cs="SimSun"/>
      <w:kern w:val="0"/>
      <w:sz w:val="24"/>
    </w:rPr>
  </w:style>
  <w:style w:type="paragraph" w:styleId="Heading1">
    <w:name w:val="heading 1"/>
    <w:basedOn w:val="Normal"/>
    <w:next w:val="Normal"/>
    <w:link w:val="Heading1Char"/>
    <w:uiPriority w:val="9"/>
    <w:qFormat/>
    <w:rsid w:val="00632BC9"/>
    <w:pPr>
      <w:keepNext/>
      <w:keepLines/>
      <w:widowControl w:val="0"/>
      <w:spacing w:before="340" w:after="330" w:line="578" w:lineRule="auto"/>
      <w:ind w:firstLine="480"/>
      <w:jc w:val="both"/>
      <w:outlineLvl w:val="0"/>
    </w:pPr>
    <w:rPr>
      <w:rFonts w:cstheme="minorBidi"/>
      <w:b/>
      <w:bCs/>
      <w:kern w:val="44"/>
      <w:sz w:val="44"/>
      <w:szCs w:val="44"/>
    </w:rPr>
  </w:style>
  <w:style w:type="paragraph" w:styleId="Heading2">
    <w:name w:val="heading 2"/>
    <w:basedOn w:val="Normal"/>
    <w:next w:val="Normal"/>
    <w:link w:val="Heading2Char"/>
    <w:uiPriority w:val="9"/>
    <w:unhideWhenUsed/>
    <w:qFormat/>
    <w:rsid w:val="00655D90"/>
    <w:pPr>
      <w:keepNext/>
      <w:keepLines/>
      <w:widowControl w:val="0"/>
      <w:spacing w:before="260" w:after="260" w:line="416" w:lineRule="auto"/>
      <w:ind w:firstLine="480"/>
      <w:jc w:val="both"/>
      <w:outlineLvl w:val="1"/>
    </w:pPr>
    <w:rPr>
      <w:rFonts w:asciiTheme="majorHAnsi" w:eastAsiaTheme="majorEastAsia" w:hAnsiTheme="majorHAnsi" w:cstheme="majorBidi"/>
      <w:b/>
      <w:bCs/>
      <w:kern w:val="2"/>
      <w:sz w:val="32"/>
      <w:szCs w:val="32"/>
    </w:rPr>
  </w:style>
  <w:style w:type="paragraph" w:styleId="Heading3">
    <w:name w:val="heading 3"/>
    <w:basedOn w:val="Normal"/>
    <w:next w:val="Normal"/>
    <w:link w:val="Heading3Char"/>
    <w:uiPriority w:val="9"/>
    <w:unhideWhenUsed/>
    <w:qFormat/>
    <w:rsid w:val="00655D90"/>
    <w:pPr>
      <w:keepNext/>
      <w:keepLines/>
      <w:widowControl w:val="0"/>
      <w:spacing w:before="260" w:after="260" w:line="416" w:lineRule="auto"/>
      <w:ind w:firstLine="480"/>
      <w:jc w:val="both"/>
      <w:outlineLvl w:val="2"/>
    </w:pPr>
    <w:rPr>
      <w:rFonts w:cstheme="minorBidi"/>
      <w:b/>
      <w:bCs/>
      <w:kern w:val="2"/>
      <w:sz w:val="32"/>
      <w:szCs w:val="32"/>
    </w:rPr>
  </w:style>
  <w:style w:type="paragraph" w:styleId="Heading4">
    <w:name w:val="heading 4"/>
    <w:basedOn w:val="Normal"/>
    <w:next w:val="Normal"/>
    <w:link w:val="Heading4Char"/>
    <w:uiPriority w:val="9"/>
    <w:unhideWhenUsed/>
    <w:qFormat/>
    <w:rsid w:val="00294FE3"/>
    <w:pPr>
      <w:keepNext/>
      <w:keepLines/>
      <w:widowControl w:val="0"/>
      <w:spacing w:before="280" w:after="290" w:line="376" w:lineRule="auto"/>
      <w:ind w:firstLine="480"/>
      <w:jc w:val="both"/>
      <w:outlineLvl w:val="3"/>
    </w:pPr>
    <w:rPr>
      <w:rFonts w:asciiTheme="majorHAnsi" w:eastAsiaTheme="majorEastAsia" w:hAnsiTheme="majorHAnsi" w:cstheme="majorBidi"/>
      <w:b/>
      <w:bCs/>
      <w:kern w:val="2"/>
      <w:sz w:val="28"/>
      <w:szCs w:val="28"/>
    </w:rPr>
  </w:style>
  <w:style w:type="paragraph" w:styleId="Heading5">
    <w:name w:val="heading 5"/>
    <w:basedOn w:val="Normal"/>
    <w:next w:val="Normal"/>
    <w:link w:val="Heading5Char"/>
    <w:uiPriority w:val="9"/>
    <w:unhideWhenUsed/>
    <w:qFormat/>
    <w:rsid w:val="00B9386A"/>
    <w:pPr>
      <w:keepNext/>
      <w:keepLines/>
      <w:spacing w:before="280" w:after="290" w:line="376" w:lineRule="auto"/>
      <w:ind w:leftChars="354" w:left="850"/>
      <w:outlineLvl w:val="4"/>
    </w:pPr>
    <w:rPr>
      <w:b/>
      <w:bCs/>
      <w:sz w:val="28"/>
      <w:szCs w:val="28"/>
    </w:rPr>
  </w:style>
  <w:style w:type="paragraph" w:styleId="Heading6">
    <w:name w:val="heading 6"/>
    <w:basedOn w:val="Normal"/>
    <w:next w:val="Normal"/>
    <w:link w:val="Heading6Char"/>
    <w:uiPriority w:val="9"/>
    <w:unhideWhenUsed/>
    <w:qFormat/>
    <w:rsid w:val="00676477"/>
    <w:pPr>
      <w:keepNext/>
      <w:keepLines/>
      <w:spacing w:before="240" w:after="64" w:line="320" w:lineRule="auto"/>
      <w:ind w:leftChars="531" w:left="1274"/>
      <w:outlineLvl w:val="5"/>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8BD"/>
    <w:pPr>
      <w:widowControl w:val="0"/>
      <w:ind w:firstLine="480"/>
      <w:jc w:val="both"/>
    </w:pPr>
    <w:rPr>
      <w:rFonts w:cstheme="minorBidi"/>
      <w:kern w:val="2"/>
      <w:sz w:val="18"/>
      <w:szCs w:val="18"/>
    </w:rPr>
  </w:style>
  <w:style w:type="character" w:customStyle="1" w:styleId="BalloonTextChar">
    <w:name w:val="Balloon Text Char"/>
    <w:basedOn w:val="DefaultParagraphFont"/>
    <w:link w:val="BalloonText"/>
    <w:uiPriority w:val="99"/>
    <w:semiHidden/>
    <w:rsid w:val="007608BD"/>
    <w:rPr>
      <w:rFonts w:ascii="SimSun" w:eastAsia="SimSun"/>
      <w:sz w:val="18"/>
      <w:szCs w:val="18"/>
    </w:rPr>
  </w:style>
  <w:style w:type="character" w:customStyle="1" w:styleId="Heading1Char">
    <w:name w:val="Heading 1 Char"/>
    <w:basedOn w:val="DefaultParagraphFont"/>
    <w:link w:val="Heading1"/>
    <w:uiPriority w:val="9"/>
    <w:rsid w:val="00632BC9"/>
    <w:rPr>
      <w:b/>
      <w:bCs/>
      <w:kern w:val="44"/>
      <w:sz w:val="44"/>
      <w:szCs w:val="44"/>
    </w:rPr>
  </w:style>
  <w:style w:type="character" w:styleId="CommentReference">
    <w:name w:val="annotation reference"/>
    <w:basedOn w:val="DefaultParagraphFont"/>
    <w:uiPriority w:val="99"/>
    <w:semiHidden/>
    <w:unhideWhenUsed/>
    <w:rsid w:val="00632BC9"/>
    <w:rPr>
      <w:sz w:val="21"/>
      <w:szCs w:val="21"/>
    </w:rPr>
  </w:style>
  <w:style w:type="paragraph" w:styleId="CommentText">
    <w:name w:val="annotation text"/>
    <w:basedOn w:val="Normal"/>
    <w:link w:val="CommentTextChar"/>
    <w:uiPriority w:val="99"/>
    <w:unhideWhenUsed/>
    <w:rsid w:val="00632BC9"/>
    <w:pPr>
      <w:widowControl w:val="0"/>
      <w:ind w:firstLine="480"/>
    </w:pPr>
    <w:rPr>
      <w:rFonts w:cstheme="minorBidi"/>
      <w:kern w:val="2"/>
    </w:rPr>
  </w:style>
  <w:style w:type="character" w:customStyle="1" w:styleId="CommentTextChar">
    <w:name w:val="Comment Text Char"/>
    <w:basedOn w:val="DefaultParagraphFont"/>
    <w:link w:val="CommentText"/>
    <w:uiPriority w:val="99"/>
    <w:rsid w:val="00632BC9"/>
  </w:style>
  <w:style w:type="paragraph" w:styleId="CommentSubject">
    <w:name w:val="annotation subject"/>
    <w:basedOn w:val="CommentText"/>
    <w:next w:val="CommentText"/>
    <w:link w:val="CommentSubjectChar"/>
    <w:uiPriority w:val="99"/>
    <w:semiHidden/>
    <w:unhideWhenUsed/>
    <w:rsid w:val="00632BC9"/>
    <w:rPr>
      <w:b/>
      <w:bCs/>
    </w:rPr>
  </w:style>
  <w:style w:type="character" w:customStyle="1" w:styleId="CommentSubjectChar">
    <w:name w:val="Comment Subject Char"/>
    <w:basedOn w:val="CommentTextChar"/>
    <w:link w:val="CommentSubject"/>
    <w:uiPriority w:val="99"/>
    <w:semiHidden/>
    <w:rsid w:val="00632BC9"/>
    <w:rPr>
      <w:b/>
      <w:bCs/>
    </w:rPr>
  </w:style>
  <w:style w:type="paragraph" w:customStyle="1" w:styleId="10">
    <w:name w:val="书目1"/>
    <w:basedOn w:val="Normal"/>
    <w:link w:val="Bibliography"/>
    <w:rsid w:val="00227C0E"/>
    <w:pPr>
      <w:widowControl w:val="0"/>
      <w:ind w:left="720" w:hanging="720"/>
      <w:jc w:val="both"/>
    </w:pPr>
    <w:rPr>
      <w:rFonts w:cstheme="minorBidi"/>
      <w:kern w:val="2"/>
    </w:rPr>
  </w:style>
  <w:style w:type="character" w:customStyle="1" w:styleId="Bibliography">
    <w:name w:val="Bibliography 字符"/>
    <w:basedOn w:val="DefaultParagraphFont"/>
    <w:link w:val="10"/>
    <w:rsid w:val="00227C0E"/>
    <w:rPr>
      <w:rFonts w:ascii="SimSun" w:eastAsia="SimSun" w:hAnsi="SimSun"/>
      <w:sz w:val="24"/>
    </w:rPr>
  </w:style>
  <w:style w:type="paragraph" w:styleId="Revision">
    <w:name w:val="Revision"/>
    <w:hidden/>
    <w:uiPriority w:val="99"/>
    <w:semiHidden/>
    <w:rsid w:val="00F71827"/>
  </w:style>
  <w:style w:type="paragraph" w:styleId="NormalWeb">
    <w:name w:val="Normal (Web)"/>
    <w:basedOn w:val="Normal"/>
    <w:uiPriority w:val="99"/>
    <w:semiHidden/>
    <w:unhideWhenUsed/>
    <w:rsid w:val="00615214"/>
    <w:rPr>
      <w:rFonts w:ascii="Times New Roman" w:hAnsi="Times New Roman" w:cs="Times New Roman"/>
    </w:rPr>
  </w:style>
  <w:style w:type="paragraph" w:styleId="ListParagraph">
    <w:name w:val="List Paragraph"/>
    <w:basedOn w:val="Normal"/>
    <w:link w:val="ListParagraphChar"/>
    <w:uiPriority w:val="34"/>
    <w:qFormat/>
    <w:rsid w:val="00F42E4A"/>
    <w:pPr>
      <w:widowControl w:val="0"/>
      <w:ind w:firstLine="420"/>
      <w:jc w:val="both"/>
    </w:pPr>
    <w:rPr>
      <w:rFonts w:cstheme="minorBidi"/>
      <w:kern w:val="2"/>
    </w:rPr>
  </w:style>
  <w:style w:type="character" w:styleId="Hyperlink">
    <w:name w:val="Hyperlink"/>
    <w:basedOn w:val="DefaultParagraphFont"/>
    <w:uiPriority w:val="99"/>
    <w:semiHidden/>
    <w:unhideWhenUsed/>
    <w:rsid w:val="006C74E8"/>
    <w:rPr>
      <w:color w:val="0000FF"/>
      <w:u w:val="single"/>
    </w:rPr>
  </w:style>
  <w:style w:type="paragraph" w:customStyle="1" w:styleId="2">
    <w:name w:val="书目2"/>
    <w:basedOn w:val="Normal"/>
    <w:link w:val="Bibliography1"/>
    <w:rsid w:val="00E87434"/>
    <w:pPr>
      <w:widowControl w:val="0"/>
      <w:tabs>
        <w:tab w:val="left" w:pos="500"/>
      </w:tabs>
      <w:ind w:left="720" w:hanging="720"/>
      <w:jc w:val="both"/>
    </w:pPr>
    <w:rPr>
      <w:rFonts w:cstheme="minorBidi"/>
      <w:kern w:val="2"/>
    </w:rPr>
  </w:style>
  <w:style w:type="character" w:customStyle="1" w:styleId="Bibliography1">
    <w:name w:val="Bibliography 字符1"/>
    <w:basedOn w:val="DefaultParagraphFont"/>
    <w:link w:val="2"/>
    <w:rsid w:val="00E87434"/>
    <w:rPr>
      <w:rFonts w:ascii="SimSun" w:eastAsia="SimSun" w:hAnsi="SimSun"/>
      <w:sz w:val="24"/>
    </w:rPr>
  </w:style>
  <w:style w:type="character" w:customStyle="1" w:styleId="Heading2Char">
    <w:name w:val="Heading 2 Char"/>
    <w:basedOn w:val="DefaultParagraphFont"/>
    <w:link w:val="Heading2"/>
    <w:uiPriority w:val="9"/>
    <w:rsid w:val="00655D90"/>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655D90"/>
    <w:rPr>
      <w:rFonts w:ascii="SimSun" w:eastAsia="SimSun" w:hAnsi="SimSun"/>
      <w:b/>
      <w:bCs/>
      <w:sz w:val="32"/>
      <w:szCs w:val="32"/>
    </w:rPr>
  </w:style>
  <w:style w:type="character" w:customStyle="1" w:styleId="Heading4Char">
    <w:name w:val="Heading 4 Char"/>
    <w:basedOn w:val="DefaultParagraphFont"/>
    <w:link w:val="Heading4"/>
    <w:uiPriority w:val="9"/>
    <w:rsid w:val="00294FE3"/>
    <w:rPr>
      <w:rFonts w:asciiTheme="majorHAnsi" w:eastAsiaTheme="majorEastAsia" w:hAnsiTheme="majorHAnsi" w:cstheme="majorBidi"/>
      <w:b/>
      <w:bCs/>
      <w:sz w:val="28"/>
      <w:szCs w:val="28"/>
    </w:rPr>
  </w:style>
  <w:style w:type="paragraph" w:styleId="EndnoteText">
    <w:name w:val="endnote text"/>
    <w:basedOn w:val="Normal"/>
    <w:link w:val="EndnoteTextChar"/>
    <w:uiPriority w:val="99"/>
    <w:semiHidden/>
    <w:unhideWhenUsed/>
    <w:rsid w:val="0051276A"/>
    <w:pPr>
      <w:snapToGrid w:val="0"/>
    </w:pPr>
  </w:style>
  <w:style w:type="character" w:customStyle="1" w:styleId="EndnoteTextChar">
    <w:name w:val="Endnote Text Char"/>
    <w:basedOn w:val="DefaultParagraphFont"/>
    <w:link w:val="EndnoteText"/>
    <w:uiPriority w:val="99"/>
    <w:semiHidden/>
    <w:rsid w:val="0051276A"/>
    <w:rPr>
      <w:rFonts w:ascii="SimSun" w:eastAsia="SimSun" w:hAnsi="SimSun"/>
      <w:sz w:val="24"/>
    </w:rPr>
  </w:style>
  <w:style w:type="character" w:styleId="EndnoteReference">
    <w:name w:val="endnote reference"/>
    <w:basedOn w:val="DefaultParagraphFont"/>
    <w:uiPriority w:val="99"/>
    <w:semiHidden/>
    <w:unhideWhenUsed/>
    <w:rsid w:val="0051276A"/>
    <w:rPr>
      <w:vertAlign w:val="superscript"/>
    </w:rPr>
  </w:style>
  <w:style w:type="paragraph" w:styleId="FootnoteText">
    <w:name w:val="footnote text"/>
    <w:basedOn w:val="Normal"/>
    <w:link w:val="FootnoteTextChar"/>
    <w:uiPriority w:val="99"/>
    <w:unhideWhenUsed/>
    <w:rsid w:val="0051276A"/>
    <w:pPr>
      <w:widowControl w:val="0"/>
      <w:snapToGrid w:val="0"/>
      <w:ind w:firstLine="480"/>
    </w:pPr>
    <w:rPr>
      <w:rFonts w:cstheme="minorBidi"/>
      <w:kern w:val="2"/>
      <w:sz w:val="18"/>
      <w:szCs w:val="18"/>
    </w:rPr>
  </w:style>
  <w:style w:type="character" w:customStyle="1" w:styleId="FootnoteTextChar">
    <w:name w:val="Footnote Text Char"/>
    <w:basedOn w:val="DefaultParagraphFont"/>
    <w:link w:val="FootnoteText"/>
    <w:uiPriority w:val="99"/>
    <w:rsid w:val="0051276A"/>
    <w:rPr>
      <w:rFonts w:ascii="SimSun" w:eastAsia="SimSun" w:hAnsi="SimSun"/>
      <w:sz w:val="18"/>
      <w:szCs w:val="18"/>
    </w:rPr>
  </w:style>
  <w:style w:type="character" w:styleId="FootnoteReference">
    <w:name w:val="footnote reference"/>
    <w:basedOn w:val="DefaultParagraphFont"/>
    <w:uiPriority w:val="99"/>
    <w:semiHidden/>
    <w:unhideWhenUsed/>
    <w:rsid w:val="0051276A"/>
    <w:rPr>
      <w:vertAlign w:val="superscript"/>
    </w:rPr>
  </w:style>
  <w:style w:type="paragraph" w:customStyle="1" w:styleId="3">
    <w:name w:val="书目3"/>
    <w:basedOn w:val="Normal"/>
    <w:link w:val="Bibliography2"/>
    <w:rsid w:val="00020253"/>
    <w:pPr>
      <w:widowControl w:val="0"/>
      <w:tabs>
        <w:tab w:val="left" w:pos="500"/>
      </w:tabs>
      <w:spacing w:after="240"/>
      <w:ind w:left="720" w:hanging="720"/>
      <w:jc w:val="both"/>
    </w:pPr>
    <w:rPr>
      <w:rFonts w:cstheme="minorBidi"/>
      <w:kern w:val="2"/>
    </w:rPr>
  </w:style>
  <w:style w:type="character" w:customStyle="1" w:styleId="Bibliography2">
    <w:name w:val="Bibliography 字符2"/>
    <w:basedOn w:val="DefaultParagraphFont"/>
    <w:link w:val="3"/>
    <w:rsid w:val="00020253"/>
    <w:rPr>
      <w:rFonts w:ascii="SimSun" w:eastAsia="SimSun" w:hAnsi="SimSun"/>
      <w:sz w:val="24"/>
    </w:rPr>
  </w:style>
  <w:style w:type="paragraph" w:customStyle="1" w:styleId="4">
    <w:name w:val="书目4"/>
    <w:basedOn w:val="Normal"/>
    <w:link w:val="Bibliography3"/>
    <w:rsid w:val="002C2ADB"/>
    <w:pPr>
      <w:widowControl w:val="0"/>
      <w:spacing w:line="480" w:lineRule="auto"/>
      <w:ind w:left="720" w:hanging="720"/>
      <w:jc w:val="both"/>
    </w:pPr>
    <w:rPr>
      <w:rFonts w:cstheme="minorBidi"/>
      <w:kern w:val="2"/>
    </w:rPr>
  </w:style>
  <w:style w:type="character" w:customStyle="1" w:styleId="Bibliography3">
    <w:name w:val="Bibliography 字符3"/>
    <w:basedOn w:val="DefaultParagraphFont"/>
    <w:link w:val="4"/>
    <w:rsid w:val="002C2ADB"/>
    <w:rPr>
      <w:rFonts w:ascii="SimSun" w:eastAsia="SimSun" w:hAnsi="SimSun"/>
      <w:sz w:val="24"/>
    </w:rPr>
  </w:style>
  <w:style w:type="paragraph" w:customStyle="1" w:styleId="5">
    <w:name w:val="书目5"/>
    <w:basedOn w:val="Normal"/>
    <w:link w:val="Bibliography4"/>
    <w:rsid w:val="00E22111"/>
    <w:pPr>
      <w:widowControl w:val="0"/>
      <w:numPr>
        <w:ilvl w:val="2"/>
        <w:numId w:val="27"/>
      </w:numPr>
      <w:tabs>
        <w:tab w:val="left" w:pos="500"/>
      </w:tabs>
      <w:ind w:left="720" w:hanging="720"/>
      <w:jc w:val="both"/>
    </w:pPr>
    <w:rPr>
      <w:rFonts w:cstheme="minorBidi"/>
      <w:kern w:val="2"/>
    </w:rPr>
  </w:style>
  <w:style w:type="character" w:customStyle="1" w:styleId="ListParagraphChar">
    <w:name w:val="List Paragraph Char"/>
    <w:basedOn w:val="DefaultParagraphFont"/>
    <w:link w:val="ListParagraph"/>
    <w:uiPriority w:val="34"/>
    <w:rsid w:val="00E22111"/>
    <w:rPr>
      <w:rFonts w:ascii="SimSun" w:eastAsia="SimSun" w:hAnsi="SimSun"/>
      <w:sz w:val="24"/>
    </w:rPr>
  </w:style>
  <w:style w:type="character" w:customStyle="1" w:styleId="Bibliography4">
    <w:name w:val="Bibliography 字符4"/>
    <w:basedOn w:val="ListParagraphChar"/>
    <w:link w:val="5"/>
    <w:rsid w:val="00E22111"/>
    <w:rPr>
      <w:rFonts w:ascii="SimSun" w:eastAsia="SimSun" w:hAnsi="SimSun"/>
      <w:sz w:val="24"/>
    </w:rPr>
  </w:style>
  <w:style w:type="character" w:customStyle="1" w:styleId="apple-converted-space">
    <w:name w:val="apple-converted-space"/>
    <w:basedOn w:val="DefaultParagraphFont"/>
    <w:rsid w:val="00964EA3"/>
  </w:style>
  <w:style w:type="numbering" w:customStyle="1" w:styleId="1">
    <w:name w:val="样式1"/>
    <w:uiPriority w:val="99"/>
    <w:rsid w:val="00B10BD7"/>
    <w:pPr>
      <w:numPr>
        <w:numId w:val="36"/>
      </w:numPr>
    </w:pPr>
  </w:style>
  <w:style w:type="character" w:customStyle="1" w:styleId="Heading5Char">
    <w:name w:val="Heading 5 Char"/>
    <w:basedOn w:val="DefaultParagraphFont"/>
    <w:link w:val="Heading5"/>
    <w:uiPriority w:val="9"/>
    <w:rsid w:val="00B9386A"/>
    <w:rPr>
      <w:rFonts w:ascii="SimSun" w:eastAsia="SimSun" w:hAnsi="SimSun" w:cs="SimSun"/>
      <w:b/>
      <w:bCs/>
      <w:kern w:val="0"/>
      <w:sz w:val="28"/>
      <w:szCs w:val="28"/>
    </w:rPr>
  </w:style>
  <w:style w:type="character" w:customStyle="1" w:styleId="md-plain">
    <w:name w:val="md-plain"/>
    <w:basedOn w:val="DefaultParagraphFont"/>
    <w:rsid w:val="00BD0FFA"/>
  </w:style>
  <w:style w:type="character" w:customStyle="1" w:styleId="Heading6Char">
    <w:name w:val="Heading 6 Char"/>
    <w:basedOn w:val="DefaultParagraphFont"/>
    <w:link w:val="Heading6"/>
    <w:uiPriority w:val="9"/>
    <w:rsid w:val="00676477"/>
    <w:rPr>
      <w:rFonts w:asciiTheme="majorHAnsi" w:eastAsiaTheme="majorEastAsia" w:hAnsiTheme="majorHAnsi" w:cstheme="majorBidi"/>
      <w:b/>
      <w:bCs/>
      <w:kern w:val="0"/>
      <w:sz w:val="24"/>
    </w:rPr>
  </w:style>
  <w:style w:type="paragraph" w:styleId="NoSpacing">
    <w:name w:val="No Spacing"/>
    <w:uiPriority w:val="1"/>
    <w:qFormat/>
    <w:rsid w:val="005B6FB5"/>
    <w:rPr>
      <w:rFonts w:ascii="SimSun" w:eastAsia="SimSun" w:hAnsi="SimSun" w:cs="SimSun"/>
      <w:kern w:val="0"/>
      <w:sz w:val="24"/>
    </w:rPr>
  </w:style>
  <w:style w:type="paragraph" w:customStyle="1" w:styleId="a">
    <w:name w:val="参考文献"/>
    <w:basedOn w:val="Normal"/>
    <w:next w:val="Normal"/>
    <w:qFormat/>
    <w:rsid w:val="00127045"/>
    <w:pPr>
      <w:ind w:firstLineChars="0" w:firstLine="0"/>
    </w:pPr>
  </w:style>
  <w:style w:type="paragraph" w:styleId="Bibliography0">
    <w:name w:val="Bibliography"/>
    <w:basedOn w:val="Normal"/>
    <w:next w:val="Normal"/>
    <w:uiPriority w:val="37"/>
    <w:unhideWhenUsed/>
    <w:rsid w:val="00124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68445">
      <w:bodyDiv w:val="1"/>
      <w:marLeft w:val="0"/>
      <w:marRight w:val="0"/>
      <w:marTop w:val="0"/>
      <w:marBottom w:val="0"/>
      <w:divBdr>
        <w:top w:val="none" w:sz="0" w:space="0" w:color="auto"/>
        <w:left w:val="none" w:sz="0" w:space="0" w:color="auto"/>
        <w:bottom w:val="none" w:sz="0" w:space="0" w:color="auto"/>
        <w:right w:val="none" w:sz="0" w:space="0" w:color="auto"/>
      </w:divBdr>
    </w:div>
    <w:div w:id="55131278">
      <w:bodyDiv w:val="1"/>
      <w:marLeft w:val="0"/>
      <w:marRight w:val="0"/>
      <w:marTop w:val="0"/>
      <w:marBottom w:val="0"/>
      <w:divBdr>
        <w:top w:val="none" w:sz="0" w:space="0" w:color="auto"/>
        <w:left w:val="none" w:sz="0" w:space="0" w:color="auto"/>
        <w:bottom w:val="none" w:sz="0" w:space="0" w:color="auto"/>
        <w:right w:val="none" w:sz="0" w:space="0" w:color="auto"/>
      </w:divBdr>
      <w:divsChild>
        <w:div w:id="2023900088">
          <w:marLeft w:val="480"/>
          <w:marRight w:val="0"/>
          <w:marTop w:val="0"/>
          <w:marBottom w:val="0"/>
          <w:divBdr>
            <w:top w:val="none" w:sz="0" w:space="0" w:color="auto"/>
            <w:left w:val="none" w:sz="0" w:space="0" w:color="auto"/>
            <w:bottom w:val="none" w:sz="0" w:space="0" w:color="auto"/>
            <w:right w:val="none" w:sz="0" w:space="0" w:color="auto"/>
          </w:divBdr>
          <w:divsChild>
            <w:div w:id="8492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8931">
      <w:bodyDiv w:val="1"/>
      <w:marLeft w:val="0"/>
      <w:marRight w:val="0"/>
      <w:marTop w:val="0"/>
      <w:marBottom w:val="0"/>
      <w:divBdr>
        <w:top w:val="none" w:sz="0" w:space="0" w:color="auto"/>
        <w:left w:val="none" w:sz="0" w:space="0" w:color="auto"/>
        <w:bottom w:val="none" w:sz="0" w:space="0" w:color="auto"/>
        <w:right w:val="none" w:sz="0" w:space="0" w:color="auto"/>
      </w:divBdr>
    </w:div>
    <w:div w:id="154416150">
      <w:bodyDiv w:val="1"/>
      <w:marLeft w:val="0"/>
      <w:marRight w:val="0"/>
      <w:marTop w:val="0"/>
      <w:marBottom w:val="0"/>
      <w:divBdr>
        <w:top w:val="none" w:sz="0" w:space="0" w:color="auto"/>
        <w:left w:val="none" w:sz="0" w:space="0" w:color="auto"/>
        <w:bottom w:val="none" w:sz="0" w:space="0" w:color="auto"/>
        <w:right w:val="none" w:sz="0" w:space="0" w:color="auto"/>
      </w:divBdr>
    </w:div>
    <w:div w:id="160241605">
      <w:bodyDiv w:val="1"/>
      <w:marLeft w:val="0"/>
      <w:marRight w:val="0"/>
      <w:marTop w:val="0"/>
      <w:marBottom w:val="0"/>
      <w:divBdr>
        <w:top w:val="none" w:sz="0" w:space="0" w:color="auto"/>
        <w:left w:val="none" w:sz="0" w:space="0" w:color="auto"/>
        <w:bottom w:val="none" w:sz="0" w:space="0" w:color="auto"/>
        <w:right w:val="none" w:sz="0" w:space="0" w:color="auto"/>
      </w:divBdr>
    </w:div>
    <w:div w:id="213783324">
      <w:bodyDiv w:val="1"/>
      <w:marLeft w:val="0"/>
      <w:marRight w:val="0"/>
      <w:marTop w:val="0"/>
      <w:marBottom w:val="0"/>
      <w:divBdr>
        <w:top w:val="none" w:sz="0" w:space="0" w:color="auto"/>
        <w:left w:val="none" w:sz="0" w:space="0" w:color="auto"/>
        <w:bottom w:val="none" w:sz="0" w:space="0" w:color="auto"/>
        <w:right w:val="none" w:sz="0" w:space="0" w:color="auto"/>
      </w:divBdr>
    </w:div>
    <w:div w:id="231621185">
      <w:bodyDiv w:val="1"/>
      <w:marLeft w:val="0"/>
      <w:marRight w:val="0"/>
      <w:marTop w:val="0"/>
      <w:marBottom w:val="0"/>
      <w:divBdr>
        <w:top w:val="none" w:sz="0" w:space="0" w:color="auto"/>
        <w:left w:val="none" w:sz="0" w:space="0" w:color="auto"/>
        <w:bottom w:val="none" w:sz="0" w:space="0" w:color="auto"/>
        <w:right w:val="none" w:sz="0" w:space="0" w:color="auto"/>
      </w:divBdr>
    </w:div>
    <w:div w:id="278225184">
      <w:bodyDiv w:val="1"/>
      <w:marLeft w:val="0"/>
      <w:marRight w:val="0"/>
      <w:marTop w:val="0"/>
      <w:marBottom w:val="0"/>
      <w:divBdr>
        <w:top w:val="none" w:sz="0" w:space="0" w:color="auto"/>
        <w:left w:val="none" w:sz="0" w:space="0" w:color="auto"/>
        <w:bottom w:val="none" w:sz="0" w:space="0" w:color="auto"/>
        <w:right w:val="none" w:sz="0" w:space="0" w:color="auto"/>
      </w:divBdr>
      <w:divsChild>
        <w:div w:id="1759060578">
          <w:marLeft w:val="480"/>
          <w:marRight w:val="0"/>
          <w:marTop w:val="0"/>
          <w:marBottom w:val="0"/>
          <w:divBdr>
            <w:top w:val="none" w:sz="0" w:space="0" w:color="auto"/>
            <w:left w:val="none" w:sz="0" w:space="0" w:color="auto"/>
            <w:bottom w:val="none" w:sz="0" w:space="0" w:color="auto"/>
            <w:right w:val="none" w:sz="0" w:space="0" w:color="auto"/>
          </w:divBdr>
          <w:divsChild>
            <w:div w:id="178881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48803">
      <w:bodyDiv w:val="1"/>
      <w:marLeft w:val="0"/>
      <w:marRight w:val="0"/>
      <w:marTop w:val="0"/>
      <w:marBottom w:val="0"/>
      <w:divBdr>
        <w:top w:val="none" w:sz="0" w:space="0" w:color="auto"/>
        <w:left w:val="none" w:sz="0" w:space="0" w:color="auto"/>
        <w:bottom w:val="none" w:sz="0" w:space="0" w:color="auto"/>
        <w:right w:val="none" w:sz="0" w:space="0" w:color="auto"/>
      </w:divBdr>
    </w:div>
    <w:div w:id="279728603">
      <w:bodyDiv w:val="1"/>
      <w:marLeft w:val="0"/>
      <w:marRight w:val="0"/>
      <w:marTop w:val="0"/>
      <w:marBottom w:val="0"/>
      <w:divBdr>
        <w:top w:val="none" w:sz="0" w:space="0" w:color="auto"/>
        <w:left w:val="none" w:sz="0" w:space="0" w:color="auto"/>
        <w:bottom w:val="none" w:sz="0" w:space="0" w:color="auto"/>
        <w:right w:val="none" w:sz="0" w:space="0" w:color="auto"/>
      </w:divBdr>
    </w:div>
    <w:div w:id="299766318">
      <w:bodyDiv w:val="1"/>
      <w:marLeft w:val="0"/>
      <w:marRight w:val="0"/>
      <w:marTop w:val="0"/>
      <w:marBottom w:val="0"/>
      <w:divBdr>
        <w:top w:val="none" w:sz="0" w:space="0" w:color="auto"/>
        <w:left w:val="none" w:sz="0" w:space="0" w:color="auto"/>
        <w:bottom w:val="none" w:sz="0" w:space="0" w:color="auto"/>
        <w:right w:val="none" w:sz="0" w:space="0" w:color="auto"/>
      </w:divBdr>
    </w:div>
    <w:div w:id="313603046">
      <w:bodyDiv w:val="1"/>
      <w:marLeft w:val="0"/>
      <w:marRight w:val="0"/>
      <w:marTop w:val="0"/>
      <w:marBottom w:val="0"/>
      <w:divBdr>
        <w:top w:val="none" w:sz="0" w:space="0" w:color="auto"/>
        <w:left w:val="none" w:sz="0" w:space="0" w:color="auto"/>
        <w:bottom w:val="none" w:sz="0" w:space="0" w:color="auto"/>
        <w:right w:val="none" w:sz="0" w:space="0" w:color="auto"/>
      </w:divBdr>
    </w:div>
    <w:div w:id="327710909">
      <w:bodyDiv w:val="1"/>
      <w:marLeft w:val="0"/>
      <w:marRight w:val="0"/>
      <w:marTop w:val="0"/>
      <w:marBottom w:val="0"/>
      <w:divBdr>
        <w:top w:val="none" w:sz="0" w:space="0" w:color="auto"/>
        <w:left w:val="none" w:sz="0" w:space="0" w:color="auto"/>
        <w:bottom w:val="none" w:sz="0" w:space="0" w:color="auto"/>
        <w:right w:val="none" w:sz="0" w:space="0" w:color="auto"/>
      </w:divBdr>
    </w:div>
    <w:div w:id="341055359">
      <w:bodyDiv w:val="1"/>
      <w:marLeft w:val="0"/>
      <w:marRight w:val="0"/>
      <w:marTop w:val="0"/>
      <w:marBottom w:val="0"/>
      <w:divBdr>
        <w:top w:val="none" w:sz="0" w:space="0" w:color="auto"/>
        <w:left w:val="none" w:sz="0" w:space="0" w:color="auto"/>
        <w:bottom w:val="none" w:sz="0" w:space="0" w:color="auto"/>
        <w:right w:val="none" w:sz="0" w:space="0" w:color="auto"/>
      </w:divBdr>
    </w:div>
    <w:div w:id="360862181">
      <w:bodyDiv w:val="1"/>
      <w:marLeft w:val="0"/>
      <w:marRight w:val="0"/>
      <w:marTop w:val="0"/>
      <w:marBottom w:val="0"/>
      <w:divBdr>
        <w:top w:val="none" w:sz="0" w:space="0" w:color="auto"/>
        <w:left w:val="none" w:sz="0" w:space="0" w:color="auto"/>
        <w:bottom w:val="none" w:sz="0" w:space="0" w:color="auto"/>
        <w:right w:val="none" w:sz="0" w:space="0" w:color="auto"/>
      </w:divBdr>
      <w:divsChild>
        <w:div w:id="145367036">
          <w:marLeft w:val="480"/>
          <w:marRight w:val="0"/>
          <w:marTop w:val="0"/>
          <w:marBottom w:val="0"/>
          <w:divBdr>
            <w:top w:val="none" w:sz="0" w:space="0" w:color="auto"/>
            <w:left w:val="none" w:sz="0" w:space="0" w:color="auto"/>
            <w:bottom w:val="none" w:sz="0" w:space="0" w:color="auto"/>
            <w:right w:val="none" w:sz="0" w:space="0" w:color="auto"/>
          </w:divBdr>
          <w:divsChild>
            <w:div w:id="2960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81712">
      <w:bodyDiv w:val="1"/>
      <w:marLeft w:val="0"/>
      <w:marRight w:val="0"/>
      <w:marTop w:val="0"/>
      <w:marBottom w:val="0"/>
      <w:divBdr>
        <w:top w:val="none" w:sz="0" w:space="0" w:color="auto"/>
        <w:left w:val="none" w:sz="0" w:space="0" w:color="auto"/>
        <w:bottom w:val="none" w:sz="0" w:space="0" w:color="auto"/>
        <w:right w:val="none" w:sz="0" w:space="0" w:color="auto"/>
      </w:divBdr>
    </w:div>
    <w:div w:id="435826757">
      <w:bodyDiv w:val="1"/>
      <w:marLeft w:val="0"/>
      <w:marRight w:val="0"/>
      <w:marTop w:val="0"/>
      <w:marBottom w:val="0"/>
      <w:divBdr>
        <w:top w:val="none" w:sz="0" w:space="0" w:color="auto"/>
        <w:left w:val="none" w:sz="0" w:space="0" w:color="auto"/>
        <w:bottom w:val="none" w:sz="0" w:space="0" w:color="auto"/>
        <w:right w:val="none" w:sz="0" w:space="0" w:color="auto"/>
      </w:divBdr>
      <w:divsChild>
        <w:div w:id="816799017">
          <w:marLeft w:val="480"/>
          <w:marRight w:val="0"/>
          <w:marTop w:val="0"/>
          <w:marBottom w:val="0"/>
          <w:divBdr>
            <w:top w:val="none" w:sz="0" w:space="0" w:color="auto"/>
            <w:left w:val="none" w:sz="0" w:space="0" w:color="auto"/>
            <w:bottom w:val="none" w:sz="0" w:space="0" w:color="auto"/>
            <w:right w:val="none" w:sz="0" w:space="0" w:color="auto"/>
          </w:divBdr>
          <w:divsChild>
            <w:div w:id="130607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6149">
      <w:bodyDiv w:val="1"/>
      <w:marLeft w:val="0"/>
      <w:marRight w:val="0"/>
      <w:marTop w:val="0"/>
      <w:marBottom w:val="0"/>
      <w:divBdr>
        <w:top w:val="none" w:sz="0" w:space="0" w:color="auto"/>
        <w:left w:val="none" w:sz="0" w:space="0" w:color="auto"/>
        <w:bottom w:val="none" w:sz="0" w:space="0" w:color="auto"/>
        <w:right w:val="none" w:sz="0" w:space="0" w:color="auto"/>
      </w:divBdr>
    </w:div>
    <w:div w:id="485904015">
      <w:bodyDiv w:val="1"/>
      <w:marLeft w:val="0"/>
      <w:marRight w:val="0"/>
      <w:marTop w:val="0"/>
      <w:marBottom w:val="0"/>
      <w:divBdr>
        <w:top w:val="none" w:sz="0" w:space="0" w:color="auto"/>
        <w:left w:val="none" w:sz="0" w:space="0" w:color="auto"/>
        <w:bottom w:val="none" w:sz="0" w:space="0" w:color="auto"/>
        <w:right w:val="none" w:sz="0" w:space="0" w:color="auto"/>
      </w:divBdr>
    </w:div>
    <w:div w:id="567571445">
      <w:bodyDiv w:val="1"/>
      <w:marLeft w:val="0"/>
      <w:marRight w:val="0"/>
      <w:marTop w:val="0"/>
      <w:marBottom w:val="0"/>
      <w:divBdr>
        <w:top w:val="none" w:sz="0" w:space="0" w:color="auto"/>
        <w:left w:val="none" w:sz="0" w:space="0" w:color="auto"/>
        <w:bottom w:val="none" w:sz="0" w:space="0" w:color="auto"/>
        <w:right w:val="none" w:sz="0" w:space="0" w:color="auto"/>
      </w:divBdr>
    </w:div>
    <w:div w:id="640814437">
      <w:bodyDiv w:val="1"/>
      <w:marLeft w:val="0"/>
      <w:marRight w:val="0"/>
      <w:marTop w:val="0"/>
      <w:marBottom w:val="0"/>
      <w:divBdr>
        <w:top w:val="none" w:sz="0" w:space="0" w:color="auto"/>
        <w:left w:val="none" w:sz="0" w:space="0" w:color="auto"/>
        <w:bottom w:val="none" w:sz="0" w:space="0" w:color="auto"/>
        <w:right w:val="none" w:sz="0" w:space="0" w:color="auto"/>
      </w:divBdr>
    </w:div>
    <w:div w:id="650138963">
      <w:bodyDiv w:val="1"/>
      <w:marLeft w:val="0"/>
      <w:marRight w:val="0"/>
      <w:marTop w:val="0"/>
      <w:marBottom w:val="0"/>
      <w:divBdr>
        <w:top w:val="none" w:sz="0" w:space="0" w:color="auto"/>
        <w:left w:val="none" w:sz="0" w:space="0" w:color="auto"/>
        <w:bottom w:val="none" w:sz="0" w:space="0" w:color="auto"/>
        <w:right w:val="none" w:sz="0" w:space="0" w:color="auto"/>
      </w:divBdr>
    </w:div>
    <w:div w:id="699665666">
      <w:bodyDiv w:val="1"/>
      <w:marLeft w:val="0"/>
      <w:marRight w:val="0"/>
      <w:marTop w:val="0"/>
      <w:marBottom w:val="0"/>
      <w:divBdr>
        <w:top w:val="none" w:sz="0" w:space="0" w:color="auto"/>
        <w:left w:val="none" w:sz="0" w:space="0" w:color="auto"/>
        <w:bottom w:val="none" w:sz="0" w:space="0" w:color="auto"/>
        <w:right w:val="none" w:sz="0" w:space="0" w:color="auto"/>
      </w:divBdr>
    </w:div>
    <w:div w:id="701127521">
      <w:bodyDiv w:val="1"/>
      <w:marLeft w:val="0"/>
      <w:marRight w:val="0"/>
      <w:marTop w:val="0"/>
      <w:marBottom w:val="0"/>
      <w:divBdr>
        <w:top w:val="none" w:sz="0" w:space="0" w:color="auto"/>
        <w:left w:val="none" w:sz="0" w:space="0" w:color="auto"/>
        <w:bottom w:val="none" w:sz="0" w:space="0" w:color="auto"/>
        <w:right w:val="none" w:sz="0" w:space="0" w:color="auto"/>
      </w:divBdr>
    </w:div>
    <w:div w:id="802692338">
      <w:bodyDiv w:val="1"/>
      <w:marLeft w:val="0"/>
      <w:marRight w:val="0"/>
      <w:marTop w:val="0"/>
      <w:marBottom w:val="0"/>
      <w:divBdr>
        <w:top w:val="none" w:sz="0" w:space="0" w:color="auto"/>
        <w:left w:val="none" w:sz="0" w:space="0" w:color="auto"/>
        <w:bottom w:val="none" w:sz="0" w:space="0" w:color="auto"/>
        <w:right w:val="none" w:sz="0" w:space="0" w:color="auto"/>
      </w:divBdr>
    </w:div>
    <w:div w:id="803544911">
      <w:bodyDiv w:val="1"/>
      <w:marLeft w:val="0"/>
      <w:marRight w:val="0"/>
      <w:marTop w:val="0"/>
      <w:marBottom w:val="0"/>
      <w:divBdr>
        <w:top w:val="none" w:sz="0" w:space="0" w:color="auto"/>
        <w:left w:val="none" w:sz="0" w:space="0" w:color="auto"/>
        <w:bottom w:val="none" w:sz="0" w:space="0" w:color="auto"/>
        <w:right w:val="none" w:sz="0" w:space="0" w:color="auto"/>
      </w:divBdr>
    </w:div>
    <w:div w:id="849756349">
      <w:bodyDiv w:val="1"/>
      <w:marLeft w:val="0"/>
      <w:marRight w:val="0"/>
      <w:marTop w:val="0"/>
      <w:marBottom w:val="0"/>
      <w:divBdr>
        <w:top w:val="none" w:sz="0" w:space="0" w:color="auto"/>
        <w:left w:val="none" w:sz="0" w:space="0" w:color="auto"/>
        <w:bottom w:val="none" w:sz="0" w:space="0" w:color="auto"/>
        <w:right w:val="none" w:sz="0" w:space="0" w:color="auto"/>
      </w:divBdr>
    </w:div>
    <w:div w:id="857426664">
      <w:bodyDiv w:val="1"/>
      <w:marLeft w:val="0"/>
      <w:marRight w:val="0"/>
      <w:marTop w:val="0"/>
      <w:marBottom w:val="0"/>
      <w:divBdr>
        <w:top w:val="none" w:sz="0" w:space="0" w:color="auto"/>
        <w:left w:val="none" w:sz="0" w:space="0" w:color="auto"/>
        <w:bottom w:val="none" w:sz="0" w:space="0" w:color="auto"/>
        <w:right w:val="none" w:sz="0" w:space="0" w:color="auto"/>
      </w:divBdr>
    </w:div>
    <w:div w:id="861480678">
      <w:bodyDiv w:val="1"/>
      <w:marLeft w:val="0"/>
      <w:marRight w:val="0"/>
      <w:marTop w:val="0"/>
      <w:marBottom w:val="0"/>
      <w:divBdr>
        <w:top w:val="none" w:sz="0" w:space="0" w:color="auto"/>
        <w:left w:val="none" w:sz="0" w:space="0" w:color="auto"/>
        <w:bottom w:val="none" w:sz="0" w:space="0" w:color="auto"/>
        <w:right w:val="none" w:sz="0" w:space="0" w:color="auto"/>
      </w:divBdr>
    </w:div>
    <w:div w:id="862670715">
      <w:bodyDiv w:val="1"/>
      <w:marLeft w:val="0"/>
      <w:marRight w:val="0"/>
      <w:marTop w:val="0"/>
      <w:marBottom w:val="0"/>
      <w:divBdr>
        <w:top w:val="none" w:sz="0" w:space="0" w:color="auto"/>
        <w:left w:val="none" w:sz="0" w:space="0" w:color="auto"/>
        <w:bottom w:val="none" w:sz="0" w:space="0" w:color="auto"/>
        <w:right w:val="none" w:sz="0" w:space="0" w:color="auto"/>
      </w:divBdr>
    </w:div>
    <w:div w:id="871307530">
      <w:bodyDiv w:val="1"/>
      <w:marLeft w:val="0"/>
      <w:marRight w:val="0"/>
      <w:marTop w:val="0"/>
      <w:marBottom w:val="0"/>
      <w:divBdr>
        <w:top w:val="none" w:sz="0" w:space="0" w:color="auto"/>
        <w:left w:val="none" w:sz="0" w:space="0" w:color="auto"/>
        <w:bottom w:val="none" w:sz="0" w:space="0" w:color="auto"/>
        <w:right w:val="none" w:sz="0" w:space="0" w:color="auto"/>
      </w:divBdr>
    </w:div>
    <w:div w:id="874660510">
      <w:bodyDiv w:val="1"/>
      <w:marLeft w:val="0"/>
      <w:marRight w:val="0"/>
      <w:marTop w:val="0"/>
      <w:marBottom w:val="0"/>
      <w:divBdr>
        <w:top w:val="none" w:sz="0" w:space="0" w:color="auto"/>
        <w:left w:val="none" w:sz="0" w:space="0" w:color="auto"/>
        <w:bottom w:val="none" w:sz="0" w:space="0" w:color="auto"/>
        <w:right w:val="none" w:sz="0" w:space="0" w:color="auto"/>
      </w:divBdr>
    </w:div>
    <w:div w:id="883517861">
      <w:bodyDiv w:val="1"/>
      <w:marLeft w:val="0"/>
      <w:marRight w:val="0"/>
      <w:marTop w:val="0"/>
      <w:marBottom w:val="0"/>
      <w:divBdr>
        <w:top w:val="none" w:sz="0" w:space="0" w:color="auto"/>
        <w:left w:val="none" w:sz="0" w:space="0" w:color="auto"/>
        <w:bottom w:val="none" w:sz="0" w:space="0" w:color="auto"/>
        <w:right w:val="none" w:sz="0" w:space="0" w:color="auto"/>
      </w:divBdr>
    </w:div>
    <w:div w:id="915239747">
      <w:bodyDiv w:val="1"/>
      <w:marLeft w:val="0"/>
      <w:marRight w:val="0"/>
      <w:marTop w:val="0"/>
      <w:marBottom w:val="0"/>
      <w:divBdr>
        <w:top w:val="none" w:sz="0" w:space="0" w:color="auto"/>
        <w:left w:val="none" w:sz="0" w:space="0" w:color="auto"/>
        <w:bottom w:val="none" w:sz="0" w:space="0" w:color="auto"/>
        <w:right w:val="none" w:sz="0" w:space="0" w:color="auto"/>
      </w:divBdr>
    </w:div>
    <w:div w:id="915434646">
      <w:bodyDiv w:val="1"/>
      <w:marLeft w:val="0"/>
      <w:marRight w:val="0"/>
      <w:marTop w:val="0"/>
      <w:marBottom w:val="0"/>
      <w:divBdr>
        <w:top w:val="none" w:sz="0" w:space="0" w:color="auto"/>
        <w:left w:val="none" w:sz="0" w:space="0" w:color="auto"/>
        <w:bottom w:val="none" w:sz="0" w:space="0" w:color="auto"/>
        <w:right w:val="none" w:sz="0" w:space="0" w:color="auto"/>
      </w:divBdr>
    </w:div>
    <w:div w:id="943684327">
      <w:bodyDiv w:val="1"/>
      <w:marLeft w:val="0"/>
      <w:marRight w:val="0"/>
      <w:marTop w:val="0"/>
      <w:marBottom w:val="0"/>
      <w:divBdr>
        <w:top w:val="none" w:sz="0" w:space="0" w:color="auto"/>
        <w:left w:val="none" w:sz="0" w:space="0" w:color="auto"/>
        <w:bottom w:val="none" w:sz="0" w:space="0" w:color="auto"/>
        <w:right w:val="none" w:sz="0" w:space="0" w:color="auto"/>
      </w:divBdr>
    </w:div>
    <w:div w:id="1014724161">
      <w:bodyDiv w:val="1"/>
      <w:marLeft w:val="0"/>
      <w:marRight w:val="0"/>
      <w:marTop w:val="0"/>
      <w:marBottom w:val="0"/>
      <w:divBdr>
        <w:top w:val="none" w:sz="0" w:space="0" w:color="auto"/>
        <w:left w:val="none" w:sz="0" w:space="0" w:color="auto"/>
        <w:bottom w:val="none" w:sz="0" w:space="0" w:color="auto"/>
        <w:right w:val="none" w:sz="0" w:space="0" w:color="auto"/>
      </w:divBdr>
    </w:div>
    <w:div w:id="1020426642">
      <w:bodyDiv w:val="1"/>
      <w:marLeft w:val="0"/>
      <w:marRight w:val="0"/>
      <w:marTop w:val="0"/>
      <w:marBottom w:val="0"/>
      <w:divBdr>
        <w:top w:val="none" w:sz="0" w:space="0" w:color="auto"/>
        <w:left w:val="none" w:sz="0" w:space="0" w:color="auto"/>
        <w:bottom w:val="none" w:sz="0" w:space="0" w:color="auto"/>
        <w:right w:val="none" w:sz="0" w:space="0" w:color="auto"/>
      </w:divBdr>
    </w:div>
    <w:div w:id="1058623809">
      <w:bodyDiv w:val="1"/>
      <w:marLeft w:val="0"/>
      <w:marRight w:val="0"/>
      <w:marTop w:val="0"/>
      <w:marBottom w:val="0"/>
      <w:divBdr>
        <w:top w:val="none" w:sz="0" w:space="0" w:color="auto"/>
        <w:left w:val="none" w:sz="0" w:space="0" w:color="auto"/>
        <w:bottom w:val="none" w:sz="0" w:space="0" w:color="auto"/>
        <w:right w:val="none" w:sz="0" w:space="0" w:color="auto"/>
      </w:divBdr>
      <w:divsChild>
        <w:div w:id="2127768577">
          <w:marLeft w:val="480"/>
          <w:marRight w:val="0"/>
          <w:marTop w:val="0"/>
          <w:marBottom w:val="0"/>
          <w:divBdr>
            <w:top w:val="none" w:sz="0" w:space="0" w:color="auto"/>
            <w:left w:val="none" w:sz="0" w:space="0" w:color="auto"/>
            <w:bottom w:val="none" w:sz="0" w:space="0" w:color="auto"/>
            <w:right w:val="none" w:sz="0" w:space="0" w:color="auto"/>
          </w:divBdr>
          <w:divsChild>
            <w:div w:id="15941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17235">
      <w:bodyDiv w:val="1"/>
      <w:marLeft w:val="0"/>
      <w:marRight w:val="0"/>
      <w:marTop w:val="0"/>
      <w:marBottom w:val="0"/>
      <w:divBdr>
        <w:top w:val="none" w:sz="0" w:space="0" w:color="auto"/>
        <w:left w:val="none" w:sz="0" w:space="0" w:color="auto"/>
        <w:bottom w:val="none" w:sz="0" w:space="0" w:color="auto"/>
        <w:right w:val="none" w:sz="0" w:space="0" w:color="auto"/>
      </w:divBdr>
      <w:divsChild>
        <w:div w:id="156192471">
          <w:marLeft w:val="480"/>
          <w:marRight w:val="0"/>
          <w:marTop w:val="0"/>
          <w:marBottom w:val="0"/>
          <w:divBdr>
            <w:top w:val="none" w:sz="0" w:space="0" w:color="auto"/>
            <w:left w:val="none" w:sz="0" w:space="0" w:color="auto"/>
            <w:bottom w:val="none" w:sz="0" w:space="0" w:color="auto"/>
            <w:right w:val="none" w:sz="0" w:space="0" w:color="auto"/>
          </w:divBdr>
          <w:divsChild>
            <w:div w:id="16644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43886">
      <w:bodyDiv w:val="1"/>
      <w:marLeft w:val="0"/>
      <w:marRight w:val="0"/>
      <w:marTop w:val="0"/>
      <w:marBottom w:val="0"/>
      <w:divBdr>
        <w:top w:val="none" w:sz="0" w:space="0" w:color="auto"/>
        <w:left w:val="none" w:sz="0" w:space="0" w:color="auto"/>
        <w:bottom w:val="none" w:sz="0" w:space="0" w:color="auto"/>
        <w:right w:val="none" w:sz="0" w:space="0" w:color="auto"/>
      </w:divBdr>
      <w:divsChild>
        <w:div w:id="925960778">
          <w:marLeft w:val="480"/>
          <w:marRight w:val="0"/>
          <w:marTop w:val="0"/>
          <w:marBottom w:val="0"/>
          <w:divBdr>
            <w:top w:val="none" w:sz="0" w:space="0" w:color="auto"/>
            <w:left w:val="none" w:sz="0" w:space="0" w:color="auto"/>
            <w:bottom w:val="none" w:sz="0" w:space="0" w:color="auto"/>
            <w:right w:val="none" w:sz="0" w:space="0" w:color="auto"/>
          </w:divBdr>
          <w:divsChild>
            <w:div w:id="3935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06685">
      <w:bodyDiv w:val="1"/>
      <w:marLeft w:val="0"/>
      <w:marRight w:val="0"/>
      <w:marTop w:val="0"/>
      <w:marBottom w:val="0"/>
      <w:divBdr>
        <w:top w:val="none" w:sz="0" w:space="0" w:color="auto"/>
        <w:left w:val="none" w:sz="0" w:space="0" w:color="auto"/>
        <w:bottom w:val="none" w:sz="0" w:space="0" w:color="auto"/>
        <w:right w:val="none" w:sz="0" w:space="0" w:color="auto"/>
      </w:divBdr>
      <w:divsChild>
        <w:div w:id="1186792597">
          <w:marLeft w:val="480"/>
          <w:marRight w:val="0"/>
          <w:marTop w:val="0"/>
          <w:marBottom w:val="0"/>
          <w:divBdr>
            <w:top w:val="none" w:sz="0" w:space="0" w:color="auto"/>
            <w:left w:val="none" w:sz="0" w:space="0" w:color="auto"/>
            <w:bottom w:val="none" w:sz="0" w:space="0" w:color="auto"/>
            <w:right w:val="none" w:sz="0" w:space="0" w:color="auto"/>
          </w:divBdr>
          <w:divsChild>
            <w:div w:id="13322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5755">
      <w:bodyDiv w:val="1"/>
      <w:marLeft w:val="0"/>
      <w:marRight w:val="0"/>
      <w:marTop w:val="0"/>
      <w:marBottom w:val="0"/>
      <w:divBdr>
        <w:top w:val="none" w:sz="0" w:space="0" w:color="auto"/>
        <w:left w:val="none" w:sz="0" w:space="0" w:color="auto"/>
        <w:bottom w:val="none" w:sz="0" w:space="0" w:color="auto"/>
        <w:right w:val="none" w:sz="0" w:space="0" w:color="auto"/>
      </w:divBdr>
    </w:div>
    <w:div w:id="1105619102">
      <w:bodyDiv w:val="1"/>
      <w:marLeft w:val="0"/>
      <w:marRight w:val="0"/>
      <w:marTop w:val="0"/>
      <w:marBottom w:val="0"/>
      <w:divBdr>
        <w:top w:val="none" w:sz="0" w:space="0" w:color="auto"/>
        <w:left w:val="none" w:sz="0" w:space="0" w:color="auto"/>
        <w:bottom w:val="none" w:sz="0" w:space="0" w:color="auto"/>
        <w:right w:val="none" w:sz="0" w:space="0" w:color="auto"/>
      </w:divBdr>
    </w:div>
    <w:div w:id="1115753473">
      <w:bodyDiv w:val="1"/>
      <w:marLeft w:val="0"/>
      <w:marRight w:val="0"/>
      <w:marTop w:val="0"/>
      <w:marBottom w:val="0"/>
      <w:divBdr>
        <w:top w:val="none" w:sz="0" w:space="0" w:color="auto"/>
        <w:left w:val="none" w:sz="0" w:space="0" w:color="auto"/>
        <w:bottom w:val="none" w:sz="0" w:space="0" w:color="auto"/>
        <w:right w:val="none" w:sz="0" w:space="0" w:color="auto"/>
      </w:divBdr>
    </w:div>
    <w:div w:id="1117288070">
      <w:bodyDiv w:val="1"/>
      <w:marLeft w:val="0"/>
      <w:marRight w:val="0"/>
      <w:marTop w:val="0"/>
      <w:marBottom w:val="0"/>
      <w:divBdr>
        <w:top w:val="none" w:sz="0" w:space="0" w:color="auto"/>
        <w:left w:val="none" w:sz="0" w:space="0" w:color="auto"/>
        <w:bottom w:val="none" w:sz="0" w:space="0" w:color="auto"/>
        <w:right w:val="none" w:sz="0" w:space="0" w:color="auto"/>
      </w:divBdr>
    </w:div>
    <w:div w:id="1124695151">
      <w:bodyDiv w:val="1"/>
      <w:marLeft w:val="0"/>
      <w:marRight w:val="0"/>
      <w:marTop w:val="0"/>
      <w:marBottom w:val="0"/>
      <w:divBdr>
        <w:top w:val="none" w:sz="0" w:space="0" w:color="auto"/>
        <w:left w:val="none" w:sz="0" w:space="0" w:color="auto"/>
        <w:bottom w:val="none" w:sz="0" w:space="0" w:color="auto"/>
        <w:right w:val="none" w:sz="0" w:space="0" w:color="auto"/>
      </w:divBdr>
    </w:div>
    <w:div w:id="1147745057">
      <w:bodyDiv w:val="1"/>
      <w:marLeft w:val="0"/>
      <w:marRight w:val="0"/>
      <w:marTop w:val="0"/>
      <w:marBottom w:val="0"/>
      <w:divBdr>
        <w:top w:val="none" w:sz="0" w:space="0" w:color="auto"/>
        <w:left w:val="none" w:sz="0" w:space="0" w:color="auto"/>
        <w:bottom w:val="none" w:sz="0" w:space="0" w:color="auto"/>
        <w:right w:val="none" w:sz="0" w:space="0" w:color="auto"/>
      </w:divBdr>
      <w:divsChild>
        <w:div w:id="354618370">
          <w:marLeft w:val="480"/>
          <w:marRight w:val="0"/>
          <w:marTop w:val="0"/>
          <w:marBottom w:val="0"/>
          <w:divBdr>
            <w:top w:val="none" w:sz="0" w:space="0" w:color="auto"/>
            <w:left w:val="none" w:sz="0" w:space="0" w:color="auto"/>
            <w:bottom w:val="none" w:sz="0" w:space="0" w:color="auto"/>
            <w:right w:val="none" w:sz="0" w:space="0" w:color="auto"/>
          </w:divBdr>
          <w:divsChild>
            <w:div w:id="2885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09263">
      <w:bodyDiv w:val="1"/>
      <w:marLeft w:val="0"/>
      <w:marRight w:val="0"/>
      <w:marTop w:val="0"/>
      <w:marBottom w:val="0"/>
      <w:divBdr>
        <w:top w:val="none" w:sz="0" w:space="0" w:color="auto"/>
        <w:left w:val="none" w:sz="0" w:space="0" w:color="auto"/>
        <w:bottom w:val="none" w:sz="0" w:space="0" w:color="auto"/>
        <w:right w:val="none" w:sz="0" w:space="0" w:color="auto"/>
      </w:divBdr>
    </w:div>
    <w:div w:id="1186409900">
      <w:bodyDiv w:val="1"/>
      <w:marLeft w:val="0"/>
      <w:marRight w:val="0"/>
      <w:marTop w:val="0"/>
      <w:marBottom w:val="0"/>
      <w:divBdr>
        <w:top w:val="none" w:sz="0" w:space="0" w:color="auto"/>
        <w:left w:val="none" w:sz="0" w:space="0" w:color="auto"/>
        <w:bottom w:val="none" w:sz="0" w:space="0" w:color="auto"/>
        <w:right w:val="none" w:sz="0" w:space="0" w:color="auto"/>
      </w:divBdr>
    </w:div>
    <w:div w:id="1189610346">
      <w:bodyDiv w:val="1"/>
      <w:marLeft w:val="0"/>
      <w:marRight w:val="0"/>
      <w:marTop w:val="0"/>
      <w:marBottom w:val="0"/>
      <w:divBdr>
        <w:top w:val="none" w:sz="0" w:space="0" w:color="auto"/>
        <w:left w:val="none" w:sz="0" w:space="0" w:color="auto"/>
        <w:bottom w:val="none" w:sz="0" w:space="0" w:color="auto"/>
        <w:right w:val="none" w:sz="0" w:space="0" w:color="auto"/>
      </w:divBdr>
    </w:div>
    <w:div w:id="1189640830">
      <w:bodyDiv w:val="1"/>
      <w:marLeft w:val="0"/>
      <w:marRight w:val="0"/>
      <w:marTop w:val="0"/>
      <w:marBottom w:val="0"/>
      <w:divBdr>
        <w:top w:val="none" w:sz="0" w:space="0" w:color="auto"/>
        <w:left w:val="none" w:sz="0" w:space="0" w:color="auto"/>
        <w:bottom w:val="none" w:sz="0" w:space="0" w:color="auto"/>
        <w:right w:val="none" w:sz="0" w:space="0" w:color="auto"/>
      </w:divBdr>
    </w:div>
    <w:div w:id="1250231023">
      <w:bodyDiv w:val="1"/>
      <w:marLeft w:val="0"/>
      <w:marRight w:val="0"/>
      <w:marTop w:val="0"/>
      <w:marBottom w:val="0"/>
      <w:divBdr>
        <w:top w:val="none" w:sz="0" w:space="0" w:color="auto"/>
        <w:left w:val="none" w:sz="0" w:space="0" w:color="auto"/>
        <w:bottom w:val="none" w:sz="0" w:space="0" w:color="auto"/>
        <w:right w:val="none" w:sz="0" w:space="0" w:color="auto"/>
      </w:divBdr>
    </w:div>
    <w:div w:id="1274556295">
      <w:bodyDiv w:val="1"/>
      <w:marLeft w:val="0"/>
      <w:marRight w:val="0"/>
      <w:marTop w:val="0"/>
      <w:marBottom w:val="0"/>
      <w:divBdr>
        <w:top w:val="none" w:sz="0" w:space="0" w:color="auto"/>
        <w:left w:val="none" w:sz="0" w:space="0" w:color="auto"/>
        <w:bottom w:val="none" w:sz="0" w:space="0" w:color="auto"/>
        <w:right w:val="none" w:sz="0" w:space="0" w:color="auto"/>
      </w:divBdr>
    </w:div>
    <w:div w:id="1286695123">
      <w:bodyDiv w:val="1"/>
      <w:marLeft w:val="0"/>
      <w:marRight w:val="0"/>
      <w:marTop w:val="0"/>
      <w:marBottom w:val="0"/>
      <w:divBdr>
        <w:top w:val="none" w:sz="0" w:space="0" w:color="auto"/>
        <w:left w:val="none" w:sz="0" w:space="0" w:color="auto"/>
        <w:bottom w:val="none" w:sz="0" w:space="0" w:color="auto"/>
        <w:right w:val="none" w:sz="0" w:space="0" w:color="auto"/>
      </w:divBdr>
      <w:divsChild>
        <w:div w:id="1723482892">
          <w:marLeft w:val="480"/>
          <w:marRight w:val="0"/>
          <w:marTop w:val="0"/>
          <w:marBottom w:val="0"/>
          <w:divBdr>
            <w:top w:val="none" w:sz="0" w:space="0" w:color="auto"/>
            <w:left w:val="none" w:sz="0" w:space="0" w:color="auto"/>
            <w:bottom w:val="none" w:sz="0" w:space="0" w:color="auto"/>
            <w:right w:val="none" w:sz="0" w:space="0" w:color="auto"/>
          </w:divBdr>
          <w:divsChild>
            <w:div w:id="160349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7504">
      <w:bodyDiv w:val="1"/>
      <w:marLeft w:val="0"/>
      <w:marRight w:val="0"/>
      <w:marTop w:val="0"/>
      <w:marBottom w:val="0"/>
      <w:divBdr>
        <w:top w:val="none" w:sz="0" w:space="0" w:color="auto"/>
        <w:left w:val="none" w:sz="0" w:space="0" w:color="auto"/>
        <w:bottom w:val="none" w:sz="0" w:space="0" w:color="auto"/>
        <w:right w:val="none" w:sz="0" w:space="0" w:color="auto"/>
      </w:divBdr>
    </w:div>
    <w:div w:id="1331714240">
      <w:bodyDiv w:val="1"/>
      <w:marLeft w:val="0"/>
      <w:marRight w:val="0"/>
      <w:marTop w:val="0"/>
      <w:marBottom w:val="0"/>
      <w:divBdr>
        <w:top w:val="none" w:sz="0" w:space="0" w:color="auto"/>
        <w:left w:val="none" w:sz="0" w:space="0" w:color="auto"/>
        <w:bottom w:val="none" w:sz="0" w:space="0" w:color="auto"/>
        <w:right w:val="none" w:sz="0" w:space="0" w:color="auto"/>
      </w:divBdr>
    </w:div>
    <w:div w:id="1341158410">
      <w:bodyDiv w:val="1"/>
      <w:marLeft w:val="0"/>
      <w:marRight w:val="0"/>
      <w:marTop w:val="0"/>
      <w:marBottom w:val="0"/>
      <w:divBdr>
        <w:top w:val="none" w:sz="0" w:space="0" w:color="auto"/>
        <w:left w:val="none" w:sz="0" w:space="0" w:color="auto"/>
        <w:bottom w:val="none" w:sz="0" w:space="0" w:color="auto"/>
        <w:right w:val="none" w:sz="0" w:space="0" w:color="auto"/>
      </w:divBdr>
    </w:div>
    <w:div w:id="1351639527">
      <w:bodyDiv w:val="1"/>
      <w:marLeft w:val="0"/>
      <w:marRight w:val="0"/>
      <w:marTop w:val="0"/>
      <w:marBottom w:val="0"/>
      <w:divBdr>
        <w:top w:val="none" w:sz="0" w:space="0" w:color="auto"/>
        <w:left w:val="none" w:sz="0" w:space="0" w:color="auto"/>
        <w:bottom w:val="none" w:sz="0" w:space="0" w:color="auto"/>
        <w:right w:val="none" w:sz="0" w:space="0" w:color="auto"/>
      </w:divBdr>
      <w:divsChild>
        <w:div w:id="282737750">
          <w:marLeft w:val="480"/>
          <w:marRight w:val="0"/>
          <w:marTop w:val="0"/>
          <w:marBottom w:val="0"/>
          <w:divBdr>
            <w:top w:val="none" w:sz="0" w:space="0" w:color="auto"/>
            <w:left w:val="none" w:sz="0" w:space="0" w:color="auto"/>
            <w:bottom w:val="none" w:sz="0" w:space="0" w:color="auto"/>
            <w:right w:val="none" w:sz="0" w:space="0" w:color="auto"/>
          </w:divBdr>
          <w:divsChild>
            <w:div w:id="81121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1893">
      <w:bodyDiv w:val="1"/>
      <w:marLeft w:val="0"/>
      <w:marRight w:val="0"/>
      <w:marTop w:val="0"/>
      <w:marBottom w:val="0"/>
      <w:divBdr>
        <w:top w:val="none" w:sz="0" w:space="0" w:color="auto"/>
        <w:left w:val="none" w:sz="0" w:space="0" w:color="auto"/>
        <w:bottom w:val="none" w:sz="0" w:space="0" w:color="auto"/>
        <w:right w:val="none" w:sz="0" w:space="0" w:color="auto"/>
      </w:divBdr>
      <w:divsChild>
        <w:div w:id="535122248">
          <w:marLeft w:val="480"/>
          <w:marRight w:val="0"/>
          <w:marTop w:val="0"/>
          <w:marBottom w:val="0"/>
          <w:divBdr>
            <w:top w:val="none" w:sz="0" w:space="0" w:color="auto"/>
            <w:left w:val="none" w:sz="0" w:space="0" w:color="auto"/>
            <w:bottom w:val="none" w:sz="0" w:space="0" w:color="auto"/>
            <w:right w:val="none" w:sz="0" w:space="0" w:color="auto"/>
          </w:divBdr>
          <w:divsChild>
            <w:div w:id="152752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25360">
      <w:bodyDiv w:val="1"/>
      <w:marLeft w:val="0"/>
      <w:marRight w:val="0"/>
      <w:marTop w:val="0"/>
      <w:marBottom w:val="0"/>
      <w:divBdr>
        <w:top w:val="none" w:sz="0" w:space="0" w:color="auto"/>
        <w:left w:val="none" w:sz="0" w:space="0" w:color="auto"/>
        <w:bottom w:val="none" w:sz="0" w:space="0" w:color="auto"/>
        <w:right w:val="none" w:sz="0" w:space="0" w:color="auto"/>
      </w:divBdr>
    </w:div>
    <w:div w:id="1492452959">
      <w:bodyDiv w:val="1"/>
      <w:marLeft w:val="0"/>
      <w:marRight w:val="0"/>
      <w:marTop w:val="0"/>
      <w:marBottom w:val="0"/>
      <w:divBdr>
        <w:top w:val="none" w:sz="0" w:space="0" w:color="auto"/>
        <w:left w:val="none" w:sz="0" w:space="0" w:color="auto"/>
        <w:bottom w:val="none" w:sz="0" w:space="0" w:color="auto"/>
        <w:right w:val="none" w:sz="0" w:space="0" w:color="auto"/>
      </w:divBdr>
    </w:div>
    <w:div w:id="1493985774">
      <w:bodyDiv w:val="1"/>
      <w:marLeft w:val="0"/>
      <w:marRight w:val="0"/>
      <w:marTop w:val="0"/>
      <w:marBottom w:val="0"/>
      <w:divBdr>
        <w:top w:val="none" w:sz="0" w:space="0" w:color="auto"/>
        <w:left w:val="none" w:sz="0" w:space="0" w:color="auto"/>
        <w:bottom w:val="none" w:sz="0" w:space="0" w:color="auto"/>
        <w:right w:val="none" w:sz="0" w:space="0" w:color="auto"/>
      </w:divBdr>
      <w:divsChild>
        <w:div w:id="1174954530">
          <w:marLeft w:val="480"/>
          <w:marRight w:val="0"/>
          <w:marTop w:val="0"/>
          <w:marBottom w:val="0"/>
          <w:divBdr>
            <w:top w:val="none" w:sz="0" w:space="0" w:color="auto"/>
            <w:left w:val="none" w:sz="0" w:space="0" w:color="auto"/>
            <w:bottom w:val="none" w:sz="0" w:space="0" w:color="auto"/>
            <w:right w:val="none" w:sz="0" w:space="0" w:color="auto"/>
          </w:divBdr>
          <w:divsChild>
            <w:div w:id="11295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01303">
      <w:bodyDiv w:val="1"/>
      <w:marLeft w:val="0"/>
      <w:marRight w:val="0"/>
      <w:marTop w:val="0"/>
      <w:marBottom w:val="0"/>
      <w:divBdr>
        <w:top w:val="none" w:sz="0" w:space="0" w:color="auto"/>
        <w:left w:val="none" w:sz="0" w:space="0" w:color="auto"/>
        <w:bottom w:val="none" w:sz="0" w:space="0" w:color="auto"/>
        <w:right w:val="none" w:sz="0" w:space="0" w:color="auto"/>
      </w:divBdr>
      <w:divsChild>
        <w:div w:id="958990465">
          <w:marLeft w:val="480"/>
          <w:marRight w:val="0"/>
          <w:marTop w:val="0"/>
          <w:marBottom w:val="0"/>
          <w:divBdr>
            <w:top w:val="none" w:sz="0" w:space="0" w:color="auto"/>
            <w:left w:val="none" w:sz="0" w:space="0" w:color="auto"/>
            <w:bottom w:val="none" w:sz="0" w:space="0" w:color="auto"/>
            <w:right w:val="none" w:sz="0" w:space="0" w:color="auto"/>
          </w:divBdr>
          <w:divsChild>
            <w:div w:id="8812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0293">
      <w:bodyDiv w:val="1"/>
      <w:marLeft w:val="0"/>
      <w:marRight w:val="0"/>
      <w:marTop w:val="0"/>
      <w:marBottom w:val="0"/>
      <w:divBdr>
        <w:top w:val="none" w:sz="0" w:space="0" w:color="auto"/>
        <w:left w:val="none" w:sz="0" w:space="0" w:color="auto"/>
        <w:bottom w:val="none" w:sz="0" w:space="0" w:color="auto"/>
        <w:right w:val="none" w:sz="0" w:space="0" w:color="auto"/>
      </w:divBdr>
    </w:div>
    <w:div w:id="1555040774">
      <w:bodyDiv w:val="1"/>
      <w:marLeft w:val="0"/>
      <w:marRight w:val="0"/>
      <w:marTop w:val="0"/>
      <w:marBottom w:val="0"/>
      <w:divBdr>
        <w:top w:val="none" w:sz="0" w:space="0" w:color="auto"/>
        <w:left w:val="none" w:sz="0" w:space="0" w:color="auto"/>
        <w:bottom w:val="none" w:sz="0" w:space="0" w:color="auto"/>
        <w:right w:val="none" w:sz="0" w:space="0" w:color="auto"/>
      </w:divBdr>
    </w:div>
    <w:div w:id="1559394534">
      <w:bodyDiv w:val="1"/>
      <w:marLeft w:val="0"/>
      <w:marRight w:val="0"/>
      <w:marTop w:val="0"/>
      <w:marBottom w:val="0"/>
      <w:divBdr>
        <w:top w:val="none" w:sz="0" w:space="0" w:color="auto"/>
        <w:left w:val="none" w:sz="0" w:space="0" w:color="auto"/>
        <w:bottom w:val="none" w:sz="0" w:space="0" w:color="auto"/>
        <w:right w:val="none" w:sz="0" w:space="0" w:color="auto"/>
      </w:divBdr>
    </w:div>
    <w:div w:id="1579317583">
      <w:bodyDiv w:val="1"/>
      <w:marLeft w:val="0"/>
      <w:marRight w:val="0"/>
      <w:marTop w:val="0"/>
      <w:marBottom w:val="0"/>
      <w:divBdr>
        <w:top w:val="none" w:sz="0" w:space="0" w:color="auto"/>
        <w:left w:val="none" w:sz="0" w:space="0" w:color="auto"/>
        <w:bottom w:val="none" w:sz="0" w:space="0" w:color="auto"/>
        <w:right w:val="none" w:sz="0" w:space="0" w:color="auto"/>
      </w:divBdr>
    </w:div>
    <w:div w:id="1664431322">
      <w:bodyDiv w:val="1"/>
      <w:marLeft w:val="0"/>
      <w:marRight w:val="0"/>
      <w:marTop w:val="0"/>
      <w:marBottom w:val="0"/>
      <w:divBdr>
        <w:top w:val="none" w:sz="0" w:space="0" w:color="auto"/>
        <w:left w:val="none" w:sz="0" w:space="0" w:color="auto"/>
        <w:bottom w:val="none" w:sz="0" w:space="0" w:color="auto"/>
        <w:right w:val="none" w:sz="0" w:space="0" w:color="auto"/>
      </w:divBdr>
      <w:divsChild>
        <w:div w:id="1648970703">
          <w:marLeft w:val="480"/>
          <w:marRight w:val="0"/>
          <w:marTop w:val="0"/>
          <w:marBottom w:val="0"/>
          <w:divBdr>
            <w:top w:val="none" w:sz="0" w:space="0" w:color="auto"/>
            <w:left w:val="none" w:sz="0" w:space="0" w:color="auto"/>
            <w:bottom w:val="none" w:sz="0" w:space="0" w:color="auto"/>
            <w:right w:val="none" w:sz="0" w:space="0" w:color="auto"/>
          </w:divBdr>
          <w:divsChild>
            <w:div w:id="20754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6764">
      <w:bodyDiv w:val="1"/>
      <w:marLeft w:val="0"/>
      <w:marRight w:val="0"/>
      <w:marTop w:val="0"/>
      <w:marBottom w:val="0"/>
      <w:divBdr>
        <w:top w:val="none" w:sz="0" w:space="0" w:color="auto"/>
        <w:left w:val="none" w:sz="0" w:space="0" w:color="auto"/>
        <w:bottom w:val="none" w:sz="0" w:space="0" w:color="auto"/>
        <w:right w:val="none" w:sz="0" w:space="0" w:color="auto"/>
      </w:divBdr>
    </w:div>
    <w:div w:id="1747923574">
      <w:bodyDiv w:val="1"/>
      <w:marLeft w:val="0"/>
      <w:marRight w:val="0"/>
      <w:marTop w:val="0"/>
      <w:marBottom w:val="0"/>
      <w:divBdr>
        <w:top w:val="none" w:sz="0" w:space="0" w:color="auto"/>
        <w:left w:val="none" w:sz="0" w:space="0" w:color="auto"/>
        <w:bottom w:val="none" w:sz="0" w:space="0" w:color="auto"/>
        <w:right w:val="none" w:sz="0" w:space="0" w:color="auto"/>
      </w:divBdr>
    </w:div>
    <w:div w:id="1768844392">
      <w:bodyDiv w:val="1"/>
      <w:marLeft w:val="0"/>
      <w:marRight w:val="0"/>
      <w:marTop w:val="0"/>
      <w:marBottom w:val="0"/>
      <w:divBdr>
        <w:top w:val="none" w:sz="0" w:space="0" w:color="auto"/>
        <w:left w:val="none" w:sz="0" w:space="0" w:color="auto"/>
        <w:bottom w:val="none" w:sz="0" w:space="0" w:color="auto"/>
        <w:right w:val="none" w:sz="0" w:space="0" w:color="auto"/>
      </w:divBdr>
    </w:div>
    <w:div w:id="1810393201">
      <w:bodyDiv w:val="1"/>
      <w:marLeft w:val="0"/>
      <w:marRight w:val="0"/>
      <w:marTop w:val="0"/>
      <w:marBottom w:val="0"/>
      <w:divBdr>
        <w:top w:val="none" w:sz="0" w:space="0" w:color="auto"/>
        <w:left w:val="none" w:sz="0" w:space="0" w:color="auto"/>
        <w:bottom w:val="none" w:sz="0" w:space="0" w:color="auto"/>
        <w:right w:val="none" w:sz="0" w:space="0" w:color="auto"/>
      </w:divBdr>
    </w:div>
    <w:div w:id="1831673829">
      <w:bodyDiv w:val="1"/>
      <w:marLeft w:val="0"/>
      <w:marRight w:val="0"/>
      <w:marTop w:val="0"/>
      <w:marBottom w:val="0"/>
      <w:divBdr>
        <w:top w:val="none" w:sz="0" w:space="0" w:color="auto"/>
        <w:left w:val="none" w:sz="0" w:space="0" w:color="auto"/>
        <w:bottom w:val="none" w:sz="0" w:space="0" w:color="auto"/>
        <w:right w:val="none" w:sz="0" w:space="0" w:color="auto"/>
      </w:divBdr>
    </w:div>
    <w:div w:id="1854687375">
      <w:bodyDiv w:val="1"/>
      <w:marLeft w:val="0"/>
      <w:marRight w:val="0"/>
      <w:marTop w:val="0"/>
      <w:marBottom w:val="0"/>
      <w:divBdr>
        <w:top w:val="none" w:sz="0" w:space="0" w:color="auto"/>
        <w:left w:val="none" w:sz="0" w:space="0" w:color="auto"/>
        <w:bottom w:val="none" w:sz="0" w:space="0" w:color="auto"/>
        <w:right w:val="none" w:sz="0" w:space="0" w:color="auto"/>
      </w:divBdr>
    </w:div>
    <w:div w:id="1871917691">
      <w:bodyDiv w:val="1"/>
      <w:marLeft w:val="0"/>
      <w:marRight w:val="0"/>
      <w:marTop w:val="0"/>
      <w:marBottom w:val="0"/>
      <w:divBdr>
        <w:top w:val="none" w:sz="0" w:space="0" w:color="auto"/>
        <w:left w:val="none" w:sz="0" w:space="0" w:color="auto"/>
        <w:bottom w:val="none" w:sz="0" w:space="0" w:color="auto"/>
        <w:right w:val="none" w:sz="0" w:space="0" w:color="auto"/>
      </w:divBdr>
    </w:div>
    <w:div w:id="1901360816">
      <w:bodyDiv w:val="1"/>
      <w:marLeft w:val="0"/>
      <w:marRight w:val="0"/>
      <w:marTop w:val="0"/>
      <w:marBottom w:val="0"/>
      <w:divBdr>
        <w:top w:val="none" w:sz="0" w:space="0" w:color="auto"/>
        <w:left w:val="none" w:sz="0" w:space="0" w:color="auto"/>
        <w:bottom w:val="none" w:sz="0" w:space="0" w:color="auto"/>
        <w:right w:val="none" w:sz="0" w:space="0" w:color="auto"/>
      </w:divBdr>
      <w:divsChild>
        <w:div w:id="1190027444">
          <w:marLeft w:val="480"/>
          <w:marRight w:val="0"/>
          <w:marTop w:val="0"/>
          <w:marBottom w:val="0"/>
          <w:divBdr>
            <w:top w:val="none" w:sz="0" w:space="0" w:color="auto"/>
            <w:left w:val="none" w:sz="0" w:space="0" w:color="auto"/>
            <w:bottom w:val="none" w:sz="0" w:space="0" w:color="auto"/>
            <w:right w:val="none" w:sz="0" w:space="0" w:color="auto"/>
          </w:divBdr>
          <w:divsChild>
            <w:div w:id="139762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29979">
      <w:bodyDiv w:val="1"/>
      <w:marLeft w:val="0"/>
      <w:marRight w:val="0"/>
      <w:marTop w:val="0"/>
      <w:marBottom w:val="0"/>
      <w:divBdr>
        <w:top w:val="none" w:sz="0" w:space="0" w:color="auto"/>
        <w:left w:val="none" w:sz="0" w:space="0" w:color="auto"/>
        <w:bottom w:val="none" w:sz="0" w:space="0" w:color="auto"/>
        <w:right w:val="none" w:sz="0" w:space="0" w:color="auto"/>
      </w:divBdr>
    </w:div>
    <w:div w:id="1970939975">
      <w:bodyDiv w:val="1"/>
      <w:marLeft w:val="0"/>
      <w:marRight w:val="0"/>
      <w:marTop w:val="0"/>
      <w:marBottom w:val="0"/>
      <w:divBdr>
        <w:top w:val="none" w:sz="0" w:space="0" w:color="auto"/>
        <w:left w:val="none" w:sz="0" w:space="0" w:color="auto"/>
        <w:bottom w:val="none" w:sz="0" w:space="0" w:color="auto"/>
        <w:right w:val="none" w:sz="0" w:space="0" w:color="auto"/>
      </w:divBdr>
      <w:divsChild>
        <w:div w:id="432091593">
          <w:marLeft w:val="480"/>
          <w:marRight w:val="0"/>
          <w:marTop w:val="0"/>
          <w:marBottom w:val="0"/>
          <w:divBdr>
            <w:top w:val="none" w:sz="0" w:space="0" w:color="auto"/>
            <w:left w:val="none" w:sz="0" w:space="0" w:color="auto"/>
            <w:bottom w:val="none" w:sz="0" w:space="0" w:color="auto"/>
            <w:right w:val="none" w:sz="0" w:space="0" w:color="auto"/>
          </w:divBdr>
          <w:divsChild>
            <w:div w:id="4737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50887">
      <w:bodyDiv w:val="1"/>
      <w:marLeft w:val="0"/>
      <w:marRight w:val="0"/>
      <w:marTop w:val="0"/>
      <w:marBottom w:val="0"/>
      <w:divBdr>
        <w:top w:val="none" w:sz="0" w:space="0" w:color="auto"/>
        <w:left w:val="none" w:sz="0" w:space="0" w:color="auto"/>
        <w:bottom w:val="none" w:sz="0" w:space="0" w:color="auto"/>
        <w:right w:val="none" w:sz="0" w:space="0" w:color="auto"/>
      </w:divBdr>
    </w:div>
    <w:div w:id="2038694376">
      <w:bodyDiv w:val="1"/>
      <w:marLeft w:val="0"/>
      <w:marRight w:val="0"/>
      <w:marTop w:val="0"/>
      <w:marBottom w:val="0"/>
      <w:divBdr>
        <w:top w:val="none" w:sz="0" w:space="0" w:color="auto"/>
        <w:left w:val="none" w:sz="0" w:space="0" w:color="auto"/>
        <w:bottom w:val="none" w:sz="0" w:space="0" w:color="auto"/>
        <w:right w:val="none" w:sz="0" w:space="0" w:color="auto"/>
      </w:divBdr>
      <w:divsChild>
        <w:div w:id="334305845">
          <w:marLeft w:val="480"/>
          <w:marRight w:val="0"/>
          <w:marTop w:val="0"/>
          <w:marBottom w:val="0"/>
          <w:divBdr>
            <w:top w:val="none" w:sz="0" w:space="0" w:color="auto"/>
            <w:left w:val="none" w:sz="0" w:space="0" w:color="auto"/>
            <w:bottom w:val="none" w:sz="0" w:space="0" w:color="auto"/>
            <w:right w:val="none" w:sz="0" w:space="0" w:color="auto"/>
          </w:divBdr>
          <w:divsChild>
            <w:div w:id="11915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5522">
      <w:bodyDiv w:val="1"/>
      <w:marLeft w:val="0"/>
      <w:marRight w:val="0"/>
      <w:marTop w:val="0"/>
      <w:marBottom w:val="0"/>
      <w:divBdr>
        <w:top w:val="none" w:sz="0" w:space="0" w:color="auto"/>
        <w:left w:val="none" w:sz="0" w:space="0" w:color="auto"/>
        <w:bottom w:val="none" w:sz="0" w:space="0" w:color="auto"/>
        <w:right w:val="none" w:sz="0" w:space="0" w:color="auto"/>
      </w:divBdr>
    </w:div>
    <w:div w:id="2071997862">
      <w:bodyDiv w:val="1"/>
      <w:marLeft w:val="0"/>
      <w:marRight w:val="0"/>
      <w:marTop w:val="0"/>
      <w:marBottom w:val="0"/>
      <w:divBdr>
        <w:top w:val="none" w:sz="0" w:space="0" w:color="auto"/>
        <w:left w:val="none" w:sz="0" w:space="0" w:color="auto"/>
        <w:bottom w:val="none" w:sz="0" w:space="0" w:color="auto"/>
        <w:right w:val="none" w:sz="0" w:space="0" w:color="auto"/>
      </w:divBdr>
    </w:div>
    <w:div w:id="208039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D3A78-7021-724F-86BC-751D4A833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3192</TotalTime>
  <Pages>27</Pages>
  <Words>13754</Words>
  <Characters>78403</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Ethan</dc:creator>
  <cp:keywords/>
  <dc:description/>
  <cp:lastModifiedBy>Lin Ethan</cp:lastModifiedBy>
  <cp:revision>346</cp:revision>
  <dcterms:created xsi:type="dcterms:W3CDTF">2020-10-05T06:51:00Z</dcterms:created>
  <dcterms:modified xsi:type="dcterms:W3CDTF">2020-12-16T06:37:00Z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zotero-version="5.0.93"&gt;&lt;session id="mDEuQhyX"/&gt;&lt;style id="http://www.zotero.org/styles/china-national-standard-gb-t-7714-2015-author-date" hasBibliography="1" bibliographyStyleHasBeenSet="1"/&gt;&lt;prefs&gt;&lt;pref name="fieldType" value="Fi</vt:lpwstr>
  </property>
  <property fmtid="{D5CDD505-2E9C-101B-9397-08002B2CF9AE}" pid="3" name="ZOTERO_PREF_2">
    <vt:lpwstr>eld"/&gt;&lt;pref name="automaticJournalAbbreviations" value="true"/&gt;&lt;pref name="dontAskDelayCitationUpdates" value="true"/&gt;&lt;/prefs&gt;&lt;/data&gt;</vt:lpwstr>
  </property>
</Properties>
</file>